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10A37" w14:textId="77777777" w:rsidR="0067700A" w:rsidRDefault="00976ACD" w:rsidP="00976ACD">
      <w:pPr>
        <w:jc w:val="center"/>
      </w:pPr>
      <w:r>
        <w:t>Abstract</w:t>
      </w:r>
    </w:p>
    <w:p w14:paraId="0471B208" w14:textId="77777777" w:rsidR="00976ACD" w:rsidRDefault="00976ACD" w:rsidP="000B48DE">
      <w:pPr>
        <w:jc w:val="both"/>
      </w:pPr>
      <w:r>
        <w:t>In this paper we seek to investigate the effects of structural macro shocks on the yield curve</w:t>
      </w:r>
      <w:r w:rsidR="009C22C1">
        <w:t xml:space="preserve"> and how th</w:t>
      </w:r>
      <w:r w:rsidR="00EB35C5">
        <w:t>ese</w:t>
      </w:r>
      <w:r w:rsidR="009C22C1">
        <w:t xml:space="preserve"> shocks affect the economy through bond markets</w:t>
      </w:r>
      <w:r>
        <w:t xml:space="preserve">. To this end we construct a simple factor model where the yield curve is described by the Nelson-Siegel factors and the macroeconomy is described by </w:t>
      </w:r>
      <w:r w:rsidR="00C417BB">
        <w:t>unobs</w:t>
      </w:r>
      <w:r w:rsidR="005A0F12">
        <w:t>e</w:t>
      </w:r>
      <w:r w:rsidR="00C417BB">
        <w:t>rvable</w:t>
      </w:r>
      <w:r>
        <w:t xml:space="preserve"> macro factors. Th</w:t>
      </w:r>
      <w:r w:rsidR="00EB35C5">
        <w:t>ese</w:t>
      </w:r>
      <w:r>
        <w:t xml:space="preserve"> factors have a common dynami</w:t>
      </w:r>
      <w:r w:rsidR="00A8254E">
        <w:t>c evolution. In this framework</w:t>
      </w:r>
      <w:r w:rsidR="000055C6">
        <w:t>,</w:t>
      </w:r>
      <w:r w:rsidR="00A8254E">
        <w:t xml:space="preserve"> </w:t>
      </w:r>
      <w:r>
        <w:t>structural macro shocks are identified and their effect on bonds and</w:t>
      </w:r>
      <w:r w:rsidR="000055C6">
        <w:t>,</w:t>
      </w:r>
      <w:r>
        <w:t xml:space="preserve"> </w:t>
      </w:r>
      <w:r w:rsidR="000565FB">
        <w:t>in turn</w:t>
      </w:r>
      <w:r w:rsidR="000055C6">
        <w:t>,</w:t>
      </w:r>
      <w:r w:rsidR="000565FB">
        <w:t xml:space="preserve"> in </w:t>
      </w:r>
      <w:r>
        <w:t>the macroeconomy are assessed.</w:t>
      </w:r>
    </w:p>
    <w:p w14:paraId="18C78C6A" w14:textId="77777777" w:rsidR="00976ACD" w:rsidRDefault="00976ACD">
      <w:r>
        <w:br w:type="page"/>
      </w:r>
    </w:p>
    <w:p w14:paraId="3A627821" w14:textId="77777777" w:rsidR="00976ACD" w:rsidRPr="00AE077C" w:rsidRDefault="00976ACD" w:rsidP="00AE077C">
      <w:pPr>
        <w:numPr>
          <w:ilvl w:val="0"/>
          <w:numId w:val="6"/>
        </w:numPr>
        <w:jc w:val="both"/>
        <w:rPr>
          <w:sz w:val="36"/>
          <w:szCs w:val="36"/>
        </w:rPr>
      </w:pPr>
      <w:r w:rsidRPr="00AE077C">
        <w:rPr>
          <w:sz w:val="36"/>
          <w:szCs w:val="36"/>
        </w:rPr>
        <w:lastRenderedPageBreak/>
        <w:t>Literature Review</w:t>
      </w:r>
    </w:p>
    <w:p w14:paraId="6EA7579D" w14:textId="77777777" w:rsidR="00AE077C" w:rsidRPr="00AE077C" w:rsidRDefault="00AE077C" w:rsidP="00FC62C3">
      <w:pPr>
        <w:rPr>
          <w:sz w:val="28"/>
          <w:szCs w:val="28"/>
        </w:rPr>
      </w:pPr>
      <w:r>
        <w:rPr>
          <w:sz w:val="28"/>
          <w:szCs w:val="28"/>
        </w:rPr>
        <w:t xml:space="preserve"> </w:t>
      </w:r>
      <w:proofErr w:type="gramStart"/>
      <w:r>
        <w:rPr>
          <w:sz w:val="28"/>
          <w:szCs w:val="28"/>
        </w:rPr>
        <w:t xml:space="preserve">1.1  </w:t>
      </w:r>
      <w:proofErr w:type="spellStart"/>
      <w:r w:rsidRPr="00AE077C">
        <w:rPr>
          <w:sz w:val="28"/>
          <w:szCs w:val="28"/>
        </w:rPr>
        <w:t>Macrofinance</w:t>
      </w:r>
      <w:proofErr w:type="spellEnd"/>
      <w:proofErr w:type="gramEnd"/>
      <w:r w:rsidRPr="00AE077C">
        <w:rPr>
          <w:sz w:val="28"/>
          <w:szCs w:val="28"/>
        </w:rPr>
        <w:t xml:space="preserve"> Literature</w:t>
      </w:r>
    </w:p>
    <w:p w14:paraId="24D902C5" w14:textId="77777777" w:rsidR="00FC62C3" w:rsidRDefault="00FC62C3" w:rsidP="00FC62C3">
      <w:r w:rsidRPr="006639C5">
        <w:t>The literature on the</w:t>
      </w:r>
      <w:r>
        <w:t xml:space="preserve"> modelling of the</w:t>
      </w:r>
      <w:r w:rsidRPr="006639C5">
        <w:t xml:space="preserve"> yield c</w:t>
      </w:r>
      <w:r>
        <w:t xml:space="preserve">urve is quite vast. </w:t>
      </w:r>
      <w:r w:rsidRPr="008B6332">
        <w:rPr>
          <w:color w:val="000000"/>
        </w:rPr>
        <w:t xml:space="preserve">The theoretical literature can be subdivided in those that start </w:t>
      </w:r>
      <w:r w:rsidR="00F45024">
        <w:rPr>
          <w:color w:val="000000"/>
        </w:rPr>
        <w:t xml:space="preserve">their argument </w:t>
      </w:r>
      <w:r w:rsidRPr="008B6332">
        <w:rPr>
          <w:color w:val="000000"/>
        </w:rPr>
        <w:t>from the evolution under certainty in which it is impossible any arbitrage using strategies with default-free risk debt instruments (bonds</w:t>
      </w:r>
      <w:r w:rsidR="002B231B" w:rsidRPr="008B6332">
        <w:rPr>
          <w:color w:val="000000"/>
        </w:rPr>
        <w:t>)</w:t>
      </w:r>
      <w:r w:rsidR="00B750E4" w:rsidRPr="008B6332">
        <w:rPr>
          <w:color w:val="000000"/>
        </w:rPr>
        <w:t xml:space="preserve"> and later in the argument add stochastic elements</w:t>
      </w:r>
      <w:r>
        <w:t>, like the expectations hypothesis, those that price bonds from a la Black-Scholes type of argument where there is no arbitrage</w:t>
      </w:r>
      <w:r w:rsidR="00F2385B">
        <w:t xml:space="preserve">, </w:t>
      </w:r>
      <w:r>
        <w:t>those where the yield curve is obtained as an outcome of general equilibrium from a fully specified model economy</w:t>
      </w:r>
      <w:r w:rsidR="00F45024">
        <w:t xml:space="preserve"> and modern no-arbitrage models that build on the fundamental theorems of modern financial economics</w:t>
      </w:r>
      <w:r>
        <w:t>.</w:t>
      </w:r>
    </w:p>
    <w:p w14:paraId="344C063A" w14:textId="32355641" w:rsidR="00FC62C3" w:rsidRDefault="00FC62C3" w:rsidP="00FC62C3">
      <w:r>
        <w:t xml:space="preserve">The theoretical models that begin from a world of certainty where there is no </w:t>
      </w:r>
      <w:r w:rsidR="0038725C">
        <w:t>possibility for</w:t>
      </w:r>
      <w:r>
        <w:t xml:space="preserve"> arbitrage, are different from each other in the attitude towards risk of economic agents</w:t>
      </w:r>
      <w:r w:rsidR="00016FE3">
        <w:t xml:space="preserve"> or the consistency between the bond prices of different maturities</w:t>
      </w:r>
      <w:r>
        <w:t xml:space="preserve"> and the </w:t>
      </w:r>
      <w:r w:rsidRPr="002B231B">
        <w:rPr>
          <w:color w:val="000000"/>
        </w:rPr>
        <w:t xml:space="preserve">relative importance of </w:t>
      </w:r>
      <w:r w:rsidR="00016FE3">
        <w:rPr>
          <w:color w:val="000000"/>
        </w:rPr>
        <w:t xml:space="preserve">the </w:t>
      </w:r>
      <w:r w:rsidR="002B231B" w:rsidRPr="002B231B">
        <w:rPr>
          <w:color w:val="000000"/>
        </w:rPr>
        <w:t>tim</w:t>
      </w:r>
      <w:r w:rsidR="00016FE3">
        <w:rPr>
          <w:color w:val="000000"/>
        </w:rPr>
        <w:t>ing</w:t>
      </w:r>
      <w:r w:rsidR="002B231B" w:rsidRPr="002B231B">
        <w:rPr>
          <w:color w:val="000000"/>
        </w:rPr>
        <w:t xml:space="preserve"> of the return of </w:t>
      </w:r>
      <w:r w:rsidRPr="002B231B">
        <w:rPr>
          <w:color w:val="000000"/>
        </w:rPr>
        <w:t xml:space="preserve">their assets </w:t>
      </w:r>
      <w:r>
        <w:t>or the timing of their consumption needs. This can be divided in four major hypotheses:</w:t>
      </w:r>
    </w:p>
    <w:p w14:paraId="63979D8F" w14:textId="77777777" w:rsidR="00FC62C3" w:rsidRDefault="00FC62C3" w:rsidP="00FC62C3">
      <w:pPr>
        <w:pStyle w:val="Prrafodelista"/>
        <w:numPr>
          <w:ilvl w:val="0"/>
          <w:numId w:val="5"/>
        </w:numPr>
      </w:pPr>
      <w:r>
        <w:t>The expectations hypothesis</w:t>
      </w:r>
      <w:r w:rsidR="002B231B">
        <w:t xml:space="preserve"> of Fisher (1896)</w:t>
      </w:r>
      <w:r w:rsidR="00943685">
        <w:t xml:space="preserve"> and Hicks (1946)</w:t>
      </w:r>
      <w:r>
        <w:t xml:space="preserve">, that assumes agents are risk neutral and, therefore, try to maximize the expected return of their assets, so they will invest in assets according to the expectation they have on </w:t>
      </w:r>
      <w:r w:rsidR="002B231B">
        <w:t>the evolution of the return</w:t>
      </w:r>
      <w:r>
        <w:t xml:space="preserve">. Because there is no arbitrage and it is assumed that transaction cost </w:t>
      </w:r>
      <w:proofErr w:type="gramStart"/>
      <w:r>
        <w:t>are</w:t>
      </w:r>
      <w:proofErr w:type="gramEnd"/>
      <w:r>
        <w:t xml:space="preserve"> negligible, between assets that differ only in their maturity (in this case, default-risk free bonds) expected returns using any strategy with them should be equal (Bekaert and </w:t>
      </w:r>
      <w:proofErr w:type="spellStart"/>
      <w:r>
        <w:t>Hodrick</w:t>
      </w:r>
      <w:proofErr w:type="spellEnd"/>
      <w:r>
        <w:t>, 2001).</w:t>
      </w:r>
      <w:r w:rsidR="002C361C">
        <w:t xml:space="preserve"> This in turn implies that long term yields embed information about future </w:t>
      </w:r>
      <w:proofErr w:type="gramStart"/>
      <w:r w:rsidR="002C361C">
        <w:t>short term</w:t>
      </w:r>
      <w:proofErr w:type="gramEnd"/>
      <w:r w:rsidR="002C361C">
        <w:t xml:space="preserve"> yields, among other empirically testable implications. See Cochrane (2006).</w:t>
      </w:r>
    </w:p>
    <w:p w14:paraId="4A846385" w14:textId="77777777" w:rsidR="00FC62C3" w:rsidRDefault="00FC62C3" w:rsidP="00FC62C3">
      <w:pPr>
        <w:pStyle w:val="Prrafodelista"/>
      </w:pPr>
    </w:p>
    <w:p w14:paraId="53EAC6B9" w14:textId="77777777" w:rsidR="00FC62C3" w:rsidRDefault="00FC62C3" w:rsidP="00FC62C3">
      <w:pPr>
        <w:pStyle w:val="Prrafodelista"/>
        <w:numPr>
          <w:ilvl w:val="0"/>
          <w:numId w:val="5"/>
        </w:numPr>
      </w:pPr>
      <w:r>
        <w:t xml:space="preserve">The liquidity preference hypothesis of Hicks (1946), that assumes that return on bonds of different maturities are related but that also assumes, from one part, that agents are risk-averse, </w:t>
      </w:r>
      <w:proofErr w:type="gramStart"/>
      <w:r>
        <w:t>and also</w:t>
      </w:r>
      <w:proofErr w:type="gramEnd"/>
      <w:r>
        <w:t xml:space="preserve">, that risk increases with maturity because a change in interest rates affects more the return of longer maturity bonds than shorter maturity bonds. To say it otherwise, bonds of different maturities are close substitutes for economic agents, so the difference among their return is limited by the absence of </w:t>
      </w:r>
      <w:proofErr w:type="gramStart"/>
      <w:r>
        <w:t>arbitrage, but</w:t>
      </w:r>
      <w:proofErr w:type="gramEnd"/>
      <w:r>
        <w:t xml:space="preserve"> returns on longer maturity bonds tend to be higher to induce risk-averse agents to invest in less liquid assets</w:t>
      </w:r>
      <w:r w:rsidR="002B231B">
        <w:t xml:space="preserve"> which are always less preferred</w:t>
      </w:r>
      <w:r>
        <w:t>.</w:t>
      </w:r>
    </w:p>
    <w:p w14:paraId="70D68623" w14:textId="77777777" w:rsidR="00FC62C3" w:rsidRPr="00E31137" w:rsidRDefault="00FC62C3" w:rsidP="00FC62C3">
      <w:pPr>
        <w:pStyle w:val="Prrafodelista"/>
      </w:pPr>
    </w:p>
    <w:p w14:paraId="70E4F23C" w14:textId="77777777" w:rsidR="00FC62C3" w:rsidRDefault="00FC62C3" w:rsidP="00FC62C3">
      <w:pPr>
        <w:pStyle w:val="Prrafodelista"/>
        <w:numPr>
          <w:ilvl w:val="0"/>
          <w:numId w:val="5"/>
        </w:numPr>
      </w:pPr>
      <w:r>
        <w:t>The hypothesis of market segmentation of Culbertson (1957), according to which economic agents have strong preferences for the different maturities and accordingly perceive assets of different maturities as bad substitutes among each other. Therefore, the prices of assets of different maturities are determined independently from each other from the offer and the demand of the different maturities.</w:t>
      </w:r>
      <w:r w:rsidR="00BE72E0">
        <w:t xml:space="preserve"> </w:t>
      </w:r>
      <w:r w:rsidR="00763289">
        <w:t>Nothing is assumed about the risk attitude of economic agents</w:t>
      </w:r>
      <w:r w:rsidR="00F45024">
        <w:t xml:space="preserve"> as bond prices for different maturities are determined separately by offer and demand</w:t>
      </w:r>
      <w:r w:rsidR="00763289">
        <w:t>.</w:t>
      </w:r>
    </w:p>
    <w:p w14:paraId="1A2DDC03" w14:textId="77777777" w:rsidR="00FC62C3" w:rsidRPr="00E31137" w:rsidRDefault="00FC62C3" w:rsidP="00FC62C3">
      <w:pPr>
        <w:pStyle w:val="Prrafodelista"/>
      </w:pPr>
    </w:p>
    <w:p w14:paraId="6C5E2E70" w14:textId="77777777" w:rsidR="00FC62C3" w:rsidRDefault="00FC62C3" w:rsidP="00FC62C3">
      <w:pPr>
        <w:pStyle w:val="Prrafodelista"/>
        <w:numPr>
          <w:ilvl w:val="0"/>
          <w:numId w:val="5"/>
        </w:numPr>
      </w:pPr>
      <w:r>
        <w:t xml:space="preserve">The hypothesis of the preferred habitat of Modigliani and </w:t>
      </w:r>
      <w:proofErr w:type="spellStart"/>
      <w:r>
        <w:t>Sutch</w:t>
      </w:r>
      <w:proofErr w:type="spellEnd"/>
      <w:r>
        <w:t xml:space="preserve"> (1966), that also assumes that economic agents are risk-</w:t>
      </w:r>
      <w:proofErr w:type="spellStart"/>
      <w:r>
        <w:t>aversed</w:t>
      </w:r>
      <w:proofErr w:type="spellEnd"/>
      <w:r>
        <w:t xml:space="preserve"> and that there is absence of arbitrage. The difference is that it assumes that agents prefer some maturities according to their needs of financing or investing. </w:t>
      </w:r>
      <w:r>
        <w:lastRenderedPageBreak/>
        <w:t xml:space="preserve">Therefore, bonds will </w:t>
      </w:r>
      <w:r w:rsidR="0087180D">
        <w:t xml:space="preserve">be </w:t>
      </w:r>
      <w:r>
        <w:t xml:space="preserve">better substitutes among each other according to how close are their maturities and if there exists </w:t>
      </w:r>
      <w:proofErr w:type="gramStart"/>
      <w:r>
        <w:t>an</w:t>
      </w:r>
      <w:proofErr w:type="gramEnd"/>
      <w:r>
        <w:t xml:space="preserve"> demand excess or offer excess for a certain maturity the return on the bonds will adjust so as to make economic agents leave their preferred habitat.</w:t>
      </w:r>
    </w:p>
    <w:p w14:paraId="7428663C" w14:textId="77777777" w:rsidR="00FC62C3" w:rsidRPr="001A03EF" w:rsidRDefault="00FC62C3" w:rsidP="00FC62C3">
      <w:pPr>
        <w:pStyle w:val="Prrafodelista"/>
      </w:pPr>
    </w:p>
    <w:p w14:paraId="4CE70D33" w14:textId="3D1A0BAB" w:rsidR="00FC62C3" w:rsidRDefault="00FC62C3" w:rsidP="00FC62C3">
      <w:r>
        <w:t xml:space="preserve">In arbitrage-free models like </w:t>
      </w:r>
      <w:proofErr w:type="spellStart"/>
      <w:r>
        <w:t>Vasicek</w:t>
      </w:r>
      <w:proofErr w:type="spellEnd"/>
      <w:r>
        <w:t xml:space="preserve"> (197</w:t>
      </w:r>
      <w:r w:rsidR="0000583E">
        <w:t>9</w:t>
      </w:r>
      <w:r>
        <w:t xml:space="preserve">), the theoretical yield curve is obtained from an argument similar to the argument of Black and Scholes (1973) for option pricing, but in this case applied to the pricing of bonds of different maturities – and, therefore, the whole yield curve – defining an strategy with bonds of different maturities of certain short-run return and, therefore, because there is absence of arbitrage, equivalent to the short-run rate, </w:t>
      </w:r>
      <w:r w:rsidR="00B750E4">
        <w:t xml:space="preserve">whose return is known with certainty in the shortest run. </w:t>
      </w:r>
      <w:r>
        <w:t xml:space="preserve">It is assumed that the short-run rate – instantaneous in the theoretical model- </w:t>
      </w:r>
      <w:r w:rsidR="00F8516E">
        <w:t xml:space="preserve">follows </w:t>
      </w:r>
      <w:r>
        <w:t xml:space="preserve">an exogenously given process and a differential equation is obtained that prices bonds. From there, it is possible to write the price of bonds as a function of the short-run rate and obtain the theoretical yield curve. </w:t>
      </w:r>
      <w:proofErr w:type="spellStart"/>
      <w:r>
        <w:t>Vasicek’s</w:t>
      </w:r>
      <w:proofErr w:type="spellEnd"/>
      <w:r>
        <w:t xml:space="preserve"> model is in principle consistent with the previously mentioned theories but does not assume them, so these hypotheses are testable in the framework of this model. In Brennan and Schwarz (1979) instead of having a single state variable – the short-run rate-, they assume two state variables, a short-run rate and a long-run rate, that follow a joined exogenously given stochastic process. With </w:t>
      </w:r>
      <w:proofErr w:type="gramStart"/>
      <w:r>
        <w:t>these extension</w:t>
      </w:r>
      <w:proofErr w:type="gramEnd"/>
      <w:r>
        <w:t xml:space="preserve">, it is sought to reflect the fact that the long-run rates contain information about future short-run rates, as it is sustained by the expectations hypothesis. One advantage of using two state variables, is that because the </w:t>
      </w:r>
      <w:r w:rsidR="008D4702">
        <w:t>bonds</w:t>
      </w:r>
      <w:r>
        <w:t xml:space="preserve"> must satisfy the same differential equation, there is no perfect theoretical correlation between the bonds of different maturities, as it is the case when there is only one state variable, which is, in general, against the empirical evidence.</w:t>
      </w:r>
    </w:p>
    <w:p w14:paraId="56F22BAD" w14:textId="77777777" w:rsidR="00FC62C3" w:rsidRDefault="00FC62C3" w:rsidP="00FC62C3">
      <w:r>
        <w:t xml:space="preserve">In general equilibrium models </w:t>
      </w:r>
      <w:r w:rsidR="00604EC1">
        <w:t>(also arbitrage free</w:t>
      </w:r>
      <w:r w:rsidR="00CF108F">
        <w:t xml:space="preserve"> models</w:t>
      </w:r>
      <w:r w:rsidR="00604EC1">
        <w:t xml:space="preserve">) </w:t>
      </w:r>
      <w:r>
        <w:t>it is defined assumptions on preferences, environment and technology for the whole economy – as it is typical of neoclassical models – from which it is derived the theoretical yield curve. In th</w:t>
      </w:r>
      <w:r w:rsidR="0000583E">
        <w:t>ese</w:t>
      </w:r>
      <w:r>
        <w:t xml:space="preserve">, contrary to the previously mentioned models, the short run rate is obtained from the equilibrium conditions of the economy. In Cox, Ingersoll and Ross (1985) they develop equilibrium conditions for an economy in continuous </w:t>
      </w:r>
      <w:r w:rsidR="0000583E">
        <w:t xml:space="preserve">time </w:t>
      </w:r>
      <w:r>
        <w:t xml:space="preserve">using a technology of stochastic returns in the production of a single economy. Parametrizing the equilibrium conditions using a specific utility function of the representative agent the short run rate is obtained and its stochastic process. Then they obtain a differential equation that all bonds must </w:t>
      </w:r>
      <w:proofErr w:type="gramStart"/>
      <w:r>
        <w:t>satisfy</w:t>
      </w:r>
      <w:proofErr w:type="gramEnd"/>
      <w:r>
        <w:t xml:space="preserve"> and which can be written using the short run rate, getting thus the entire yield curve.</w:t>
      </w:r>
    </w:p>
    <w:p w14:paraId="0BED97D5" w14:textId="45A5E93C" w:rsidR="001A58CF" w:rsidRDefault="00FC62C3" w:rsidP="00FC62C3">
      <w:r>
        <w:t>In general, no-arbitrage theoretical yield curve models can be derived using modern finance theory, which amounts to the general result of financial economic theory that there exists a stochastic discount factor that prices all financial assets in the economy</w:t>
      </w:r>
      <w:r>
        <w:rPr>
          <w:rStyle w:val="Refdenotaalpie"/>
        </w:rPr>
        <w:footnoteReference w:id="1"/>
      </w:r>
      <w:r>
        <w:t xml:space="preserve">. Using this famous result to the case of bonds one can obtain the theoretical yield curve. Both </w:t>
      </w:r>
      <w:proofErr w:type="spellStart"/>
      <w:r>
        <w:t>Vasicek</w:t>
      </w:r>
      <w:proofErr w:type="spellEnd"/>
      <w:r>
        <w:t xml:space="preserve"> (1977) and Cox, Ingersoll and Ross (1985) can be derived using this result in continuous time under their assumption</w:t>
      </w:r>
      <w:r w:rsidR="00CC2DDC">
        <w:t>s</w:t>
      </w:r>
      <w:r>
        <w:t xml:space="preserve">. </w:t>
      </w:r>
      <w:r w:rsidR="00A73C49" w:rsidRPr="00A73C49">
        <w:t xml:space="preserve">Modern models like Ang and </w:t>
      </w:r>
      <w:proofErr w:type="spellStart"/>
      <w:r w:rsidR="00A73C49" w:rsidRPr="00A73C49">
        <w:t>Piazzessi</w:t>
      </w:r>
      <w:proofErr w:type="spellEnd"/>
      <w:r w:rsidR="00A73C49" w:rsidRPr="00A73C49">
        <w:t xml:space="preserve"> (2003), </w:t>
      </w:r>
      <w:proofErr w:type="spellStart"/>
      <w:r w:rsidR="00A73C49" w:rsidRPr="00A73C49">
        <w:t>Moench</w:t>
      </w:r>
      <w:proofErr w:type="spellEnd"/>
      <w:r w:rsidR="00A73C49" w:rsidRPr="00A73C49">
        <w:t xml:space="preserve"> (2008), </w:t>
      </w:r>
      <w:proofErr w:type="spellStart"/>
      <w:r w:rsidR="00A73C49">
        <w:t>Hordahl</w:t>
      </w:r>
      <w:proofErr w:type="spellEnd"/>
      <w:r w:rsidR="00A73C49">
        <w:t xml:space="preserve"> et al. (2008), </w:t>
      </w:r>
      <w:r w:rsidR="00A73C49" w:rsidRPr="00A73C49">
        <w:t>Christensen, Diebold and Rudebusch (2010)</w:t>
      </w:r>
      <w:r w:rsidR="00A73C49">
        <w:t xml:space="preserve">, </w:t>
      </w:r>
      <w:r w:rsidR="00A73C49" w:rsidRPr="00A73C49">
        <w:t>among others, are constructed</w:t>
      </w:r>
      <w:r w:rsidR="00F85F3B">
        <w:t xml:space="preserve"> in discrete time</w:t>
      </w:r>
      <w:r w:rsidR="00A73C49" w:rsidRPr="00A73C49">
        <w:t xml:space="preserve"> in this fashion by </w:t>
      </w:r>
      <w:r w:rsidR="004A504D">
        <w:t xml:space="preserve">assuming a </w:t>
      </w:r>
      <w:proofErr w:type="gramStart"/>
      <w:r w:rsidR="004A504D">
        <w:t>particular</w:t>
      </w:r>
      <w:r w:rsidR="00A73C49" w:rsidRPr="00A73C49">
        <w:t xml:space="preserve"> dynamics of the stochastic discount factor</w:t>
      </w:r>
      <w:proofErr w:type="gramEnd"/>
      <w:r w:rsidR="00A73C49" w:rsidRPr="00A73C49">
        <w:t xml:space="preserve"> which depends on a few state variables.</w:t>
      </w:r>
      <w:r w:rsidR="00A73C49">
        <w:t xml:space="preserve"> </w:t>
      </w:r>
      <w:r w:rsidR="00617F6C">
        <w:t xml:space="preserve">In </w:t>
      </w:r>
      <w:proofErr w:type="gramStart"/>
      <w:r w:rsidR="00617F6C">
        <w:t>this models</w:t>
      </w:r>
      <w:proofErr w:type="gramEnd"/>
      <w:r w:rsidR="00617F6C">
        <w:t>, bond prices are</w:t>
      </w:r>
      <w:r w:rsidR="001A58CF">
        <w:t xml:space="preserve"> </w:t>
      </w:r>
      <w:r w:rsidR="001A58CF">
        <w:lastRenderedPageBreak/>
        <w:t>determined</w:t>
      </w:r>
      <w:r w:rsidR="00617F6C">
        <w:t xml:space="preserve"> </w:t>
      </w:r>
      <w:r w:rsidR="00F8516E">
        <w:t>from</w:t>
      </w:r>
      <w:r w:rsidR="00617F6C">
        <w:t xml:space="preserve"> the expected value of the stochastic discount factor. </w:t>
      </w:r>
      <w:r w:rsidR="00AC018E">
        <w:t>In equations</w:t>
      </w:r>
      <w:r w:rsidR="00273BF6">
        <w:t>, for the case of continuous time</w:t>
      </w:r>
      <w:r w:rsidR="00AC018E">
        <w:t xml:space="preserve">, given the previously mentioned result </w:t>
      </w:r>
      <w:proofErr w:type="spellStart"/>
      <w:r w:rsidR="00AC018E">
        <w:t>form</w:t>
      </w:r>
      <w:proofErr w:type="spellEnd"/>
      <w:r w:rsidR="00AC018E">
        <w:t xml:space="preserve"> theoretical finance, it is possible to determine the price of a bond given the process for the stochastic discount factor</w:t>
      </w:r>
      <w:r w:rsidR="001D30DB">
        <w:t xml:space="preserve"> as</w:t>
      </w:r>
    </w:p>
    <w:p w14:paraId="1446D78D" w14:textId="3623868D" w:rsidR="00AC018E" w:rsidRDefault="001D30DB" w:rsidP="00FC62C3">
      <w:r>
        <w:t xml:space="preserve">                                                          </w:t>
      </w:r>
      <w:r w:rsidR="00AC018E">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t+N</m:t>
                </m:r>
              </m:sub>
            </m:sSub>
          </m:num>
          <m:den>
            <m:sSub>
              <m:sSubPr>
                <m:ctrlPr>
                  <w:rPr>
                    <w:rFonts w:ascii="Cambria Math" w:hAnsi="Cambria Math"/>
                    <w:i/>
                  </w:rPr>
                </m:ctrlPr>
              </m:sSubPr>
              <m:e>
                <m:r>
                  <w:rPr>
                    <w:rFonts w:ascii="Cambria Math" w:hAnsi="Cambria Math"/>
                  </w:rPr>
                  <m:t>Λ</m:t>
                </m:r>
              </m:e>
              <m:sub>
                <m:r>
                  <w:rPr>
                    <w:rFonts w:ascii="Cambria Math" w:hAnsi="Cambria Math"/>
                  </w:rPr>
                  <m:t>t</m:t>
                </m:r>
              </m:sub>
            </m:sSub>
          </m:den>
        </m:f>
      </m:oMath>
      <w:r>
        <w:t>)</w:t>
      </w:r>
    </w:p>
    <w:p w14:paraId="4435874C" w14:textId="1B4DCF08" w:rsidR="00AC018E" w:rsidRDefault="001D30DB" w:rsidP="00FC62C3">
      <w:r>
        <w:t xml:space="preserve">Where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N</m:t>
            </m:r>
          </m:sup>
        </m:sSubSup>
      </m:oMath>
      <w:r>
        <w:t xml:space="preserve"> is the price of a bond of maturity </w:t>
      </w:r>
      <m:oMath>
        <m:r>
          <w:rPr>
            <w:rFonts w:ascii="Cambria Math" w:hAnsi="Cambria Math"/>
          </w:rPr>
          <m:t>N</m:t>
        </m:r>
      </m:oMath>
      <w:r>
        <w:t xml:space="preserve"> at time </w:t>
      </w:r>
      <m:oMath>
        <m:r>
          <w:rPr>
            <w:rFonts w:ascii="Cambria Math" w:hAnsi="Cambria Math"/>
          </w:rPr>
          <m:t>t</m:t>
        </m:r>
      </m:oMath>
      <w:r w:rsidR="00153EAD">
        <w:t>,</w:t>
      </w:r>
      <w:r>
        <w:t xml:space="preserve"> </w:t>
      </w:r>
      <m:oMath>
        <m:r>
          <w:rPr>
            <w:rFonts w:ascii="Cambria Math" w:hAnsi="Cambria Math"/>
          </w:rPr>
          <m:t>Λ</m:t>
        </m:r>
      </m:oMath>
      <w:r>
        <w:t xml:space="preserve"> is the stochastic discount factor</w:t>
      </w:r>
      <w:r w:rsidR="00153EAD">
        <w:t xml:space="preserve"> and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142A6D">
        <w:t xml:space="preserve"> is the expectation conditional on time </w:t>
      </w:r>
      <m:oMath>
        <m:r>
          <w:rPr>
            <w:rFonts w:ascii="Cambria Math" w:hAnsi="Cambria Math"/>
          </w:rPr>
          <m:t>t</m:t>
        </m:r>
      </m:oMath>
      <w:r w:rsidR="00142A6D">
        <w:t xml:space="preserve"> </w:t>
      </w:r>
      <w:proofErr w:type="gramStart"/>
      <w:r w:rsidR="00142A6D">
        <w:t>information</w:t>
      </w:r>
      <w:r>
        <w:t>.</w:t>
      </w:r>
      <w:proofErr w:type="gramEnd"/>
      <w:r>
        <w:t xml:space="preserve"> This equation is valid for all arbitrage free models</w:t>
      </w:r>
      <w:r w:rsidR="00280C08">
        <w:t xml:space="preserve"> in continuous time</w:t>
      </w:r>
      <w:r>
        <w:t>.</w:t>
      </w:r>
      <w:r w:rsidR="00AC18DE">
        <w:t xml:space="preserve"> </w:t>
      </w:r>
      <w:r w:rsidR="00A870C3">
        <w:t>The way to solve the model</w:t>
      </w:r>
      <w:r w:rsidR="006477D9">
        <w:t xml:space="preserve"> for bond prices</w:t>
      </w:r>
      <w:r w:rsidR="00A870C3">
        <w:t xml:space="preserve"> is to solve for the stochastic discount factor </w:t>
      </w:r>
      <m:oMath>
        <m:r>
          <w:rPr>
            <w:rFonts w:ascii="Cambria Math" w:hAnsi="Cambria Math"/>
          </w:rPr>
          <m:t>Λ</m:t>
        </m:r>
      </m:oMath>
      <w:r w:rsidR="00A870C3">
        <w:t xml:space="preserve"> forward and take the expectation.</w:t>
      </w:r>
      <w:r w:rsidR="000347F4">
        <w:t xml:space="preserve"> This equation </w:t>
      </w:r>
      <w:r w:rsidR="002A32B0">
        <w:t xml:space="preserve">is valid for any cross-section of arbitrage-free bonds for each time </w:t>
      </w:r>
      <m:oMath>
        <m:r>
          <w:rPr>
            <w:rFonts w:ascii="Cambria Math" w:hAnsi="Cambria Math"/>
          </w:rPr>
          <m:t>t</m:t>
        </m:r>
      </m:oMath>
      <w:r w:rsidR="002E4BC2">
        <w:t>, so the consistency of bond prices thr</w:t>
      </w:r>
      <w:proofErr w:type="spellStart"/>
      <w:r w:rsidR="002E4BC2">
        <w:t>ough</w:t>
      </w:r>
      <w:proofErr w:type="spellEnd"/>
      <w:r w:rsidR="002E4BC2">
        <w:t xml:space="preserve"> time comes from the assum</w:t>
      </w:r>
      <w:r w:rsidR="00C0007C">
        <w:t xml:space="preserve">ed </w:t>
      </w:r>
      <w:r w:rsidR="002E4BC2">
        <w:t xml:space="preserve">dynamics of the stochastic discount factor </w:t>
      </w:r>
      <m:oMath>
        <m:r>
          <w:rPr>
            <w:rFonts w:ascii="Cambria Math" w:hAnsi="Cambria Math"/>
          </w:rPr>
          <m:t>Λ</m:t>
        </m:r>
      </m:oMath>
      <w:r w:rsidR="009902E2">
        <w:t xml:space="preserve"> that usually depends on a few state variables</w:t>
      </w:r>
      <w:r w:rsidR="002E4BC2">
        <w:t>.</w:t>
      </w:r>
      <w:r w:rsidR="00C0007C">
        <w:t xml:space="preserve"> </w:t>
      </w:r>
    </w:p>
    <w:p w14:paraId="5C514C85" w14:textId="2C9BDF62" w:rsidR="00AC18DE" w:rsidRDefault="00AC18DE" w:rsidP="00FC62C3">
      <w:r>
        <w:t>There i</w:t>
      </w:r>
      <w:r w:rsidR="006A2F61">
        <w:t xml:space="preserve">s another modern </w:t>
      </w:r>
      <w:r w:rsidR="003555A8">
        <w:t>approach for</w:t>
      </w:r>
      <w:r w:rsidR="006A2F61">
        <w:t xml:space="preserve"> determining bond prices based on </w:t>
      </w:r>
      <w:r w:rsidR="000A670D">
        <w:t>a differential equation that the cross-section of bonds must obey at each point in time</w:t>
      </w:r>
      <w:r w:rsidR="003555A8">
        <w:t xml:space="preserve">, as is the case for the </w:t>
      </w:r>
      <w:proofErr w:type="spellStart"/>
      <w:r w:rsidR="003555A8">
        <w:t>Vasicek</w:t>
      </w:r>
      <w:proofErr w:type="spellEnd"/>
      <w:r w:rsidR="00A21773">
        <w:t xml:space="preserve"> (1977) </w:t>
      </w:r>
      <w:proofErr w:type="gramStart"/>
      <w:r w:rsidR="00A21773">
        <w:t>model</w:t>
      </w:r>
      <w:r w:rsidR="003555A8">
        <w:t xml:space="preserve"> </w:t>
      </w:r>
      <w:r w:rsidR="000A670D">
        <w:t>,</w:t>
      </w:r>
      <w:proofErr w:type="gramEnd"/>
      <w:r w:rsidR="000A670D">
        <w:t xml:space="preserve"> given the process for the underlying state variables.</w:t>
      </w:r>
      <w:r w:rsidR="00A56086">
        <w:t xml:space="preserve"> </w:t>
      </w:r>
      <w:r w:rsidR="00B926E0">
        <w:t xml:space="preserve">From the fundamental result of modern finance theory, we can determine that </w:t>
      </w:r>
      <w:proofErr w:type="gramStart"/>
      <w:r w:rsidR="00A56086">
        <w:t>he</w:t>
      </w:r>
      <w:proofErr w:type="gramEnd"/>
      <w:r w:rsidR="00A56086">
        <w:t xml:space="preserve"> price of a bond </w:t>
      </w:r>
      <m:oMath>
        <m:r>
          <w:rPr>
            <w:rFonts w:ascii="Cambria Math" w:hAnsi="Cambria Math"/>
          </w:rPr>
          <m:t>P(N,t)</m:t>
        </m:r>
      </m:oMath>
      <w:r w:rsidR="00A56086">
        <w:t xml:space="preserve"> at time </w:t>
      </w:r>
      <m:oMath>
        <m:r>
          <w:rPr>
            <w:rFonts w:ascii="Cambria Math" w:hAnsi="Cambria Math"/>
          </w:rPr>
          <m:t>t</m:t>
        </m:r>
      </m:oMath>
      <w:r w:rsidR="00A56086">
        <w:t xml:space="preserve"> of maturity </w:t>
      </w:r>
      <m:oMath>
        <m:r>
          <w:rPr>
            <w:rFonts w:ascii="Cambria Math" w:hAnsi="Cambria Math"/>
          </w:rPr>
          <m:t>N</m:t>
        </m:r>
      </m:oMath>
      <w:r w:rsidR="00E77B4C">
        <w:t xml:space="preserve"> must obey the following equation</w:t>
      </w:r>
    </w:p>
    <w:p w14:paraId="072F4F2B" w14:textId="0FBA6C8E" w:rsidR="006477D9" w:rsidRPr="00025644" w:rsidRDefault="00301303" w:rsidP="00FC62C3">
      <m:oMathPara>
        <m:oMath>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t</m:t>
                      </m:r>
                    </m:sub>
                  </m:sSub>
                </m:den>
              </m:f>
              <m:f>
                <m:fPr>
                  <m:ctrlPr>
                    <w:rPr>
                      <w:rFonts w:ascii="Cambria Math" w:hAnsi="Cambria Math"/>
                      <w:i/>
                    </w:rPr>
                  </m:ctrlPr>
                </m:fPr>
                <m:num>
                  <m: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N,t</m:t>
                      </m:r>
                    </m:e>
                  </m:d>
                </m:num>
                <m:den>
                  <m:r>
                    <w:rPr>
                      <w:rFonts w:ascii="Cambria Math" w:hAnsi="Cambria Math"/>
                    </w:rPr>
                    <m:t>∂</m:t>
                  </m:r>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e>
          </m:d>
          <m:r>
            <w:rPr>
              <w:rFonts w:ascii="Cambria Math" w:hAnsi="Cambria Math"/>
            </w:rPr>
            <m:t>dt=-</m:t>
          </m:r>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Λ</m:t>
                      </m:r>
                    </m:e>
                    <m:sub>
                      <m:r>
                        <w:rPr>
                          <w:rFonts w:ascii="Cambria Math" w:hAnsi="Cambria Math"/>
                        </w:rPr>
                        <m:t>t</m:t>
                      </m:r>
                    </m:sub>
                  </m:sSub>
                </m:num>
                <m:den>
                  <m:sSub>
                    <m:sSubPr>
                      <m:ctrlPr>
                        <w:rPr>
                          <w:rFonts w:ascii="Cambria Math" w:hAnsi="Cambria Math"/>
                          <w:i/>
                        </w:rPr>
                      </m:ctrlPr>
                    </m:sSubPr>
                    <m:e>
                      <m:r>
                        <w:rPr>
                          <w:rFonts w:ascii="Cambria Math" w:hAnsi="Cambria Math"/>
                        </w:rPr>
                        <m:t>Λ</m:t>
                      </m:r>
                    </m:e>
                    <m:sub>
                      <m:r>
                        <w:rPr>
                          <w:rFonts w:ascii="Cambria Math" w:hAnsi="Cambria Math"/>
                        </w:rPr>
                        <m:t>t</m:t>
                      </m:r>
                    </m:sub>
                  </m:sSub>
                </m:den>
              </m:f>
            </m:e>
          </m:d>
        </m:oMath>
      </m:oMathPara>
    </w:p>
    <w:p w14:paraId="0E72FDE1" w14:textId="1F3A83E3" w:rsidR="00025644" w:rsidRDefault="006477D9" w:rsidP="00FC62C3">
      <w:r>
        <w:t xml:space="preserve">We solve the model by assuming all time dependence comes through the </w:t>
      </w:r>
      <w:r w:rsidR="00D9201B">
        <w:t xml:space="preserve">short-run rate state variable </w:t>
      </w:r>
      <m:oMath>
        <m:r>
          <w:rPr>
            <w:rFonts w:ascii="Cambria Math" w:hAnsi="Cambria Math"/>
          </w:rPr>
          <m:t>r</m:t>
        </m:r>
      </m:oMath>
      <w:r w:rsidR="008820EF">
        <w:t>, using Ito´s lemma to get a new representation for the price process, plugging</w:t>
      </w:r>
      <w:r w:rsidR="00821942">
        <w:t xml:space="preserve"> the result</w:t>
      </w:r>
      <w:r w:rsidR="008820EF">
        <w:t xml:space="preserve"> into the previous equation</w:t>
      </w:r>
      <w:r w:rsidR="00BD122D">
        <w:t xml:space="preserve"> and cancelling the</w:t>
      </w:r>
      <w:r w:rsidR="00DF47F1">
        <w:t xml:space="preserve"> time differential</w:t>
      </w:r>
      <w:r w:rsidR="00BD122D">
        <w:t xml:space="preserve"> </w:t>
      </w:r>
      <m:oMath>
        <m:r>
          <w:rPr>
            <w:rFonts w:ascii="Cambria Math" w:hAnsi="Cambria Math"/>
          </w:rPr>
          <m:t>dt</m:t>
        </m:r>
      </m:oMath>
      <w:r w:rsidR="00BD122D">
        <w:t xml:space="preserve">. </w:t>
      </w:r>
      <w:r w:rsidR="00B73303">
        <w:t>That way we arrive to the following partial differential equation that any cross-section of bonds must satisfy</w:t>
      </w:r>
    </w:p>
    <w:p w14:paraId="724855EC" w14:textId="79880886" w:rsidR="00B73303" w:rsidRPr="005649BB" w:rsidRDefault="007645D1" w:rsidP="00FC62C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den>
          </m:f>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2</m:t>
                  </m:r>
                </m:sup>
              </m:sSubSup>
            </m:den>
          </m:f>
          <m:sSubSup>
            <m:sSubSupPr>
              <m:ctrlPr>
                <w:rPr>
                  <w:rFonts w:ascii="Cambria Math" w:hAnsi="Cambria Math"/>
                  <w:i/>
                </w:rPr>
              </m:ctrlPr>
            </m:sSubSupPr>
            <m:e>
              <m:r>
                <w:rPr>
                  <w:rFonts w:ascii="Cambria Math" w:hAnsi="Cambria Math"/>
                </w:rPr>
                <m:t>σ</m:t>
              </m:r>
            </m:e>
            <m:sub>
              <m:r>
                <w:rPr>
                  <w:rFonts w:ascii="Cambria Math" w:hAnsi="Cambria Math"/>
                </w:rPr>
                <m:t>r</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den>
          </m:f>
          <m:sSub>
            <m:sSubPr>
              <m:ctrlPr>
                <w:rPr>
                  <w:rFonts w:ascii="Cambria Math" w:hAnsi="Cambria Math"/>
                  <w:i/>
                </w:rPr>
              </m:ctrlPr>
            </m:sSubPr>
            <m:e>
              <m:r>
                <w:rPr>
                  <w:rFonts w:ascii="Cambria Math" w:hAnsi="Cambria Math"/>
                </w:rPr>
                <m:t>σ</m:t>
              </m:r>
            </m:e>
            <m:sub>
              <m:r>
                <w:rPr>
                  <w:rFonts w:ascii="Cambria Math" w:hAnsi="Cambria Math"/>
                </w:rPr>
                <m:t>r</m:t>
              </m:r>
            </m:sub>
          </m:sSub>
          <m:sSub>
            <m:sSubPr>
              <m:ctrlPr>
                <w:rPr>
                  <w:rFonts w:ascii="Cambria Math" w:hAnsi="Cambria Math"/>
                  <w:i/>
                </w:rPr>
              </m:ctrlPr>
            </m:sSubPr>
            <m:e>
              <m:r>
                <w:rPr>
                  <w:rFonts w:ascii="Cambria Math" w:hAnsi="Cambria Math"/>
                </w:rPr>
                <m:t>σ</m:t>
              </m:r>
            </m:e>
            <m:sub>
              <m:r>
                <w:rPr>
                  <w:rFonts w:ascii="Cambria Math" w:hAnsi="Cambria Math"/>
                </w:rPr>
                <m:t>Λ</m:t>
              </m:r>
            </m:sub>
          </m:sSub>
        </m:oMath>
      </m:oMathPara>
    </w:p>
    <w:p w14:paraId="104FF8EB" w14:textId="77777777" w:rsidR="007A20D5" w:rsidRDefault="005649BB" w:rsidP="00FC62C3">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r</m:t>
            </m:r>
          </m:sub>
        </m:sSub>
      </m:oMath>
      <w:r>
        <w:t xml:space="preserve"> is the drift term of the stochastic differential equation governing the dynamics of </w:t>
      </w:r>
      <m:oMath>
        <m:r>
          <w:rPr>
            <w:rFonts w:ascii="Cambria Math" w:hAnsi="Cambria Math"/>
          </w:rPr>
          <m:t>r</m:t>
        </m:r>
      </m:oMath>
      <w:r w:rsidR="00FD0354">
        <w:t xml:space="preserve">,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FE2EBB">
        <w:t xml:space="preserve"> is the volatility term and </w:t>
      </w:r>
      <m:oMath>
        <m:sSub>
          <m:sSubPr>
            <m:ctrlPr>
              <w:rPr>
                <w:rFonts w:ascii="Cambria Math" w:hAnsi="Cambria Math"/>
                <w:i/>
              </w:rPr>
            </m:ctrlPr>
          </m:sSubPr>
          <m:e>
            <m:r>
              <w:rPr>
                <w:rFonts w:ascii="Cambria Math" w:hAnsi="Cambria Math"/>
              </w:rPr>
              <m:t>σ</m:t>
            </m:r>
          </m:e>
          <m:sub>
            <m:r>
              <w:rPr>
                <w:rFonts w:ascii="Cambria Math" w:hAnsi="Cambria Math"/>
              </w:rPr>
              <m:t>Λ</m:t>
            </m:r>
          </m:sub>
        </m:sSub>
      </m:oMath>
      <w:r w:rsidR="00FE2EBB">
        <w:t xml:space="preserve"> is the volatility term of </w:t>
      </w:r>
      <w:r w:rsidR="009A0928">
        <w:t xml:space="preserve">differential equation governing the dynamics of </w:t>
      </w:r>
      <w:r w:rsidR="00FE2EBB">
        <w:t xml:space="preserve">the stochastic discount factor </w:t>
      </w:r>
      <m:oMath>
        <m:r>
          <w:rPr>
            <w:rFonts w:ascii="Cambria Math" w:hAnsi="Cambria Math"/>
          </w:rPr>
          <m:t>Λ</m:t>
        </m:r>
      </m:oMath>
      <w:r w:rsidR="00336EA3">
        <w:t xml:space="preserve">. We can cast the </w:t>
      </w:r>
      <w:proofErr w:type="spellStart"/>
      <w:r w:rsidR="00336EA3">
        <w:t>Vasicek</w:t>
      </w:r>
      <w:proofErr w:type="spellEnd"/>
      <w:r w:rsidR="00336EA3">
        <w:t xml:space="preserve"> (1977) and the Cox, Ingersoll and Ross </w:t>
      </w:r>
      <w:r w:rsidR="008863E1">
        <w:t xml:space="preserve">(1985) </w:t>
      </w:r>
      <w:r w:rsidR="00F67B8C">
        <w:t xml:space="preserve">models </w:t>
      </w:r>
      <w:r w:rsidR="008863E1">
        <w:t>in this language, the models only differing in the state variable dynamics</w:t>
      </w:r>
      <w:r w:rsidR="00B472E8">
        <w:t>.</w:t>
      </w:r>
      <w:r w:rsidR="007450EB">
        <w:t xml:space="preserve"> I</w:t>
      </w:r>
      <w:r w:rsidR="00337625">
        <w:t xml:space="preserve">n the </w:t>
      </w:r>
      <w:proofErr w:type="spellStart"/>
      <w:r w:rsidR="00337625">
        <w:t>Vasicek</w:t>
      </w:r>
      <w:proofErr w:type="spellEnd"/>
      <w:r w:rsidR="00337625">
        <w:t xml:space="preserve"> (1977) model the state dynamics </w:t>
      </w:r>
      <w:r w:rsidR="004E7065">
        <w:t>is</w:t>
      </w:r>
    </w:p>
    <w:p w14:paraId="51E9520E" w14:textId="77777777" w:rsidR="007A20D5" w:rsidRDefault="007A20D5" w:rsidP="00FC62C3">
      <w:r>
        <w:t xml:space="preserve">                                                                   </w:t>
      </w:r>
      <w:r w:rsidR="004E7065">
        <w:t xml:space="preserve"> </w:t>
      </w:r>
      <m:oMath>
        <m:f>
          <m:fPr>
            <m:ctrlPr>
              <w:rPr>
                <w:rFonts w:ascii="Cambria Math" w:hAnsi="Cambria Math"/>
                <w:i/>
              </w:rPr>
            </m:ctrlPr>
          </m:fPr>
          <m:num>
            <m:r>
              <w:rPr>
                <w:rFonts w:ascii="Cambria Math" w:hAnsi="Cambria Math"/>
              </w:rPr>
              <m:t>dΛ</m:t>
            </m:r>
          </m:num>
          <m:den>
            <m:r>
              <w:rPr>
                <w:rFonts w:ascii="Cambria Math" w:hAnsi="Cambria Math"/>
              </w:rPr>
              <m:t>Λ</m:t>
            </m:r>
          </m:den>
        </m:f>
        <m:r>
          <w:rPr>
            <w:rFonts w:ascii="Cambria Math" w:hAnsi="Cambria Math"/>
          </w:rPr>
          <m:t>=-rdt-</m:t>
        </m:r>
        <m:sSub>
          <m:sSubPr>
            <m:ctrlPr>
              <w:rPr>
                <w:rFonts w:ascii="Cambria Math" w:hAnsi="Cambria Math"/>
                <w:i/>
              </w:rPr>
            </m:ctrlPr>
          </m:sSubPr>
          <m:e>
            <m:r>
              <w:rPr>
                <w:rFonts w:ascii="Cambria Math" w:hAnsi="Cambria Math"/>
              </w:rPr>
              <m:t>σ</m:t>
            </m:r>
          </m:e>
          <m:sub>
            <m:r>
              <w:rPr>
                <w:rFonts w:ascii="Cambria Math" w:hAnsi="Cambria Math"/>
              </w:rPr>
              <m:t>Λ</m:t>
            </m:r>
          </m:sub>
        </m:sSub>
        <m:r>
          <w:rPr>
            <w:rFonts w:ascii="Cambria Math" w:hAnsi="Cambria Math"/>
          </w:rPr>
          <m:t>d</m:t>
        </m:r>
        <m:r>
          <w:rPr>
            <w:rFonts w:ascii="Cambria Math" w:hAnsi="Cambria Math"/>
          </w:rPr>
          <m:t>z</m:t>
        </m:r>
      </m:oMath>
      <w:r w:rsidR="000374EF">
        <w:t xml:space="preserve"> </w:t>
      </w:r>
    </w:p>
    <w:p w14:paraId="114D8197" w14:textId="7348FD37" w:rsidR="007A20D5" w:rsidRDefault="007A20D5" w:rsidP="00FC62C3">
      <w:r>
        <w:t xml:space="preserve">                                                              </w:t>
      </w:r>
      <w:r w:rsidR="000374EF">
        <w:t xml:space="preserve"> </w:t>
      </w:r>
      <w:bookmarkStart w:id="27" w:name="_Hlk108271524"/>
      <m:oMath>
        <m:r>
          <w:rPr>
            <w:rFonts w:ascii="Cambria Math" w:hAnsi="Cambria Math"/>
          </w:rPr>
          <m:t>dr=</m:t>
        </m:r>
        <m:r>
          <w:rPr>
            <w:rFonts w:ascii="Cambria Math" w:hAnsi="Cambria Math"/>
          </w:rPr>
          <m:t>Φ</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-r</m:t>
            </m:r>
          </m:e>
        </m:d>
        <m:r>
          <w:rPr>
            <w:rFonts w:ascii="Cambria Math" w:hAnsi="Cambria Math"/>
          </w:rPr>
          <m:t>dt</m:t>
        </m:r>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dz</m:t>
        </m:r>
      </m:oMath>
      <w:bookmarkEnd w:id="27"/>
    </w:p>
    <w:p w14:paraId="364DA35D" w14:textId="56EC942E" w:rsidR="005649BB" w:rsidRDefault="00A95179" w:rsidP="00FC62C3">
      <w:r>
        <w:t xml:space="preserve">where </w:t>
      </w:r>
      <m:oMath>
        <m:r>
          <w:rPr>
            <w:rFonts w:ascii="Cambria Math" w:hAnsi="Cambria Math"/>
          </w:rPr>
          <m:t>dz</m:t>
        </m:r>
      </m:oMath>
      <w:r>
        <w:t xml:space="preserve"> is Brownian motion.</w:t>
      </w:r>
      <w:r w:rsidR="00D02C23">
        <w:t xml:space="preserve"> For the Cox, Ingersoll and Ross (1985) model, the assumed state dynamics is </w:t>
      </w:r>
    </w:p>
    <w:p w14:paraId="4CFD7A88" w14:textId="5F09B792" w:rsidR="00AD32C4" w:rsidRPr="00825A56" w:rsidRDefault="0058343A" w:rsidP="0058343A">
      <w:pPr>
        <w:jc w:val="center"/>
      </w:pPr>
      <m:oMathPara>
        <m:oMath>
          <m:f>
            <m:fPr>
              <m:ctrlPr>
                <w:rPr>
                  <w:rFonts w:ascii="Cambria Math" w:hAnsi="Cambria Math"/>
                  <w:i/>
                </w:rPr>
              </m:ctrlPr>
            </m:fPr>
            <m:num>
              <m:r>
                <w:rPr>
                  <w:rFonts w:ascii="Cambria Math" w:hAnsi="Cambria Math"/>
                </w:rPr>
                <m:t>dΛ</m:t>
              </m:r>
            </m:num>
            <m:den>
              <m:r>
                <w:rPr>
                  <w:rFonts w:ascii="Cambria Math" w:hAnsi="Cambria Math"/>
                </w:rPr>
                <m:t>Λ</m:t>
              </m:r>
            </m:den>
          </m:f>
          <m:r>
            <w:rPr>
              <w:rFonts w:ascii="Cambria Math" w:hAnsi="Cambria Math"/>
            </w:rPr>
            <m:t>=-rdt-</m:t>
          </m:r>
          <m:sSub>
            <m:sSubPr>
              <m:ctrlPr>
                <w:rPr>
                  <w:rFonts w:ascii="Cambria Math" w:hAnsi="Cambria Math"/>
                  <w:i/>
                </w:rPr>
              </m:ctrlPr>
            </m:sSubPr>
            <m:e>
              <m:r>
                <w:rPr>
                  <w:rFonts w:ascii="Cambria Math" w:hAnsi="Cambria Math"/>
                </w:rPr>
                <m:t>σ</m:t>
              </m:r>
            </m:e>
            <m:sub>
              <m:r>
                <w:rPr>
                  <w:rFonts w:ascii="Cambria Math" w:hAnsi="Cambria Math"/>
                </w:rPr>
                <m:t>Λ</m:t>
              </m:r>
            </m:sub>
          </m:sSub>
          <m:rad>
            <m:radPr>
              <m:degHide m:val="1"/>
              <m:ctrlPr>
                <w:rPr>
                  <w:rFonts w:ascii="Cambria Math" w:hAnsi="Cambria Math"/>
                  <w:i/>
                </w:rPr>
              </m:ctrlPr>
            </m:radPr>
            <m:deg/>
            <m:e>
              <m:r>
                <w:rPr>
                  <w:rFonts w:ascii="Cambria Math" w:hAnsi="Cambria Math"/>
                </w:rPr>
                <m:t>r</m:t>
              </m:r>
            </m:e>
          </m:rad>
          <m:r>
            <w:rPr>
              <w:rFonts w:ascii="Cambria Math" w:hAnsi="Cambria Math"/>
            </w:rPr>
            <m:t>dz</m:t>
          </m:r>
        </m:oMath>
      </m:oMathPara>
    </w:p>
    <w:p w14:paraId="12D43D86" w14:textId="08449184" w:rsidR="00825A56" w:rsidRDefault="00825A56" w:rsidP="0058343A">
      <w:pPr>
        <w:jc w:val="center"/>
      </w:pPr>
      <m:oMathPara>
        <m:oMath>
          <m:r>
            <w:rPr>
              <w:rFonts w:ascii="Cambria Math" w:hAnsi="Cambria Math"/>
            </w:rPr>
            <m:t>dr=Φ</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-r</m:t>
              </m:r>
            </m:e>
          </m:d>
          <m:r>
            <w:rPr>
              <w:rFonts w:ascii="Cambria Math" w:hAnsi="Cambria Math"/>
            </w:rPr>
            <m:t>dt+</m:t>
          </m:r>
          <m:sSub>
            <m:sSubPr>
              <m:ctrlPr>
                <w:rPr>
                  <w:rFonts w:ascii="Cambria Math" w:hAnsi="Cambria Math"/>
                  <w:i/>
                </w:rPr>
              </m:ctrlPr>
            </m:sSubPr>
            <m:e>
              <m:r>
                <w:rPr>
                  <w:rFonts w:ascii="Cambria Math" w:hAnsi="Cambria Math"/>
                </w:rPr>
                <m:t>σ</m:t>
              </m:r>
            </m:e>
            <m:sub>
              <m:r>
                <w:rPr>
                  <w:rFonts w:ascii="Cambria Math" w:hAnsi="Cambria Math"/>
                </w:rPr>
                <m:t>r</m:t>
              </m:r>
            </m:sub>
          </m:sSub>
          <m:rad>
            <m:radPr>
              <m:degHide m:val="1"/>
              <m:ctrlPr>
                <w:rPr>
                  <w:rFonts w:ascii="Cambria Math" w:hAnsi="Cambria Math"/>
                  <w:i/>
                </w:rPr>
              </m:ctrlPr>
            </m:radPr>
            <m:deg/>
            <m:e>
              <m:r>
                <w:rPr>
                  <w:rFonts w:ascii="Cambria Math" w:hAnsi="Cambria Math"/>
                </w:rPr>
                <m:t>r</m:t>
              </m:r>
            </m:e>
          </m:rad>
          <m:r>
            <w:rPr>
              <w:rFonts w:ascii="Cambria Math" w:hAnsi="Cambria Math"/>
            </w:rPr>
            <m:t>dz</m:t>
          </m:r>
        </m:oMath>
      </m:oMathPara>
    </w:p>
    <w:p w14:paraId="58523665" w14:textId="434B4C56" w:rsidR="00DE23FE" w:rsidRDefault="0014515A" w:rsidP="00FC62C3">
      <w:r>
        <w:lastRenderedPageBreak/>
        <w:t xml:space="preserve">The more modern continuous time </w:t>
      </w:r>
      <w:r w:rsidR="00DE23FE">
        <w:t xml:space="preserve">Affine models amount to assuming the following more </w:t>
      </w:r>
      <w:r w:rsidR="0020307B">
        <w:t>complicated</w:t>
      </w:r>
      <w:r w:rsidR="00DE23FE">
        <w:t xml:space="preserve"> state dynamics</w:t>
      </w:r>
    </w:p>
    <w:p w14:paraId="71EFD020" w14:textId="273992E4" w:rsidR="00DE23FE" w:rsidRPr="00580ADA" w:rsidRDefault="00872605" w:rsidP="00FC62C3">
      <m:oMathPara>
        <m:oMath>
          <m:r>
            <w:rPr>
              <w:rFonts w:ascii="Cambria Math" w:hAnsi="Cambria Math"/>
            </w:rPr>
            <m:t xml:space="preserve">dy= </m:t>
          </m:r>
          <m:r>
            <w:rPr>
              <w:rFonts w:ascii="Cambria Math" w:hAnsi="Cambria Math"/>
            </w:rPr>
            <m:t>Φ</m:t>
          </m:r>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-y</m:t>
              </m:r>
            </m:e>
          </m:d>
          <m:r>
            <w:rPr>
              <w:rFonts w:ascii="Cambria Math" w:hAnsi="Cambria Math"/>
            </w:rPr>
            <m:t>dt+Σdw</m:t>
          </m:r>
        </m:oMath>
      </m:oMathPara>
    </w:p>
    <w:p w14:paraId="66C50154" w14:textId="1E4FA6DF" w:rsidR="00580ADA" w:rsidRPr="00F62683" w:rsidRDefault="00580ADA" w:rsidP="00FC62C3">
      <m:oMathPara>
        <m:oMath>
          <m:r>
            <w:rPr>
              <w:rFonts w:ascii="Cambria Math" w:hAnsi="Cambria Math"/>
            </w:rPr>
            <m:t>r=</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r>
            <w:rPr>
              <w:rFonts w:ascii="Cambria Math" w:hAnsi="Cambria Math"/>
            </w:rPr>
            <m:t>γ´y</m:t>
          </m:r>
        </m:oMath>
      </m:oMathPara>
    </w:p>
    <w:p w14:paraId="70C184B0" w14:textId="0B39FDB7" w:rsidR="00F62683" w:rsidRPr="00C05B37" w:rsidRDefault="00F62683" w:rsidP="00FC62C3">
      <m:oMathPara>
        <m:oMath>
          <m:f>
            <m:fPr>
              <m:ctrlPr>
                <w:rPr>
                  <w:rFonts w:ascii="Cambria Math" w:hAnsi="Cambria Math"/>
                  <w:i/>
                </w:rPr>
              </m:ctrlPr>
            </m:fPr>
            <m:num>
              <m:r>
                <w:rPr>
                  <w:rFonts w:ascii="Cambria Math" w:hAnsi="Cambria Math"/>
                </w:rPr>
                <m:t>dΛ</m:t>
              </m:r>
            </m:num>
            <m:den>
              <m:r>
                <w:rPr>
                  <w:rFonts w:ascii="Cambria Math" w:hAnsi="Cambria Math"/>
                </w:rPr>
                <m:t>Λ</m:t>
              </m:r>
            </m:den>
          </m:f>
          <m:r>
            <w:rPr>
              <w:rFonts w:ascii="Cambria Math" w:hAnsi="Cambria Math"/>
            </w:rPr>
            <m:t>=</m:t>
          </m:r>
          <m:r>
            <w:rPr>
              <w:rFonts w:ascii="Cambria Math" w:hAnsi="Cambria Math"/>
            </w:rPr>
            <m:t>-rdt-</m:t>
          </m:r>
          <m:sSub>
            <m:sSubPr>
              <m:ctrlPr>
                <w:rPr>
                  <w:rFonts w:ascii="Cambria Math" w:hAnsi="Cambria Math"/>
                  <w:i/>
                </w:rPr>
              </m:ctrlPr>
            </m:sSubPr>
            <m:e>
              <m:r>
                <w:rPr>
                  <w:rFonts w:ascii="Cambria Math" w:hAnsi="Cambria Math"/>
                </w:rPr>
                <m:t>b</m:t>
              </m:r>
            </m:e>
            <m:sub>
              <m:r>
                <w:rPr>
                  <w:rFonts w:ascii="Cambria Math" w:hAnsi="Cambria Math"/>
                </w:rPr>
                <m:t>Λ</m:t>
              </m:r>
            </m:sub>
          </m:sSub>
          <m:r>
            <w:rPr>
              <w:rFonts w:ascii="Cambria Math" w:hAnsi="Cambria Math"/>
            </w:rPr>
            <m:t>dw</m:t>
          </m:r>
        </m:oMath>
      </m:oMathPara>
    </w:p>
    <w:p w14:paraId="4AC70C1A" w14:textId="5900B450" w:rsidR="00C05B37" w:rsidRPr="00C40206" w:rsidRDefault="007E70F5" w:rsidP="00FC62C3">
      <m:oMathPara>
        <m:oMath>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yd</m:t>
              </m:r>
              <m:sSub>
                <m:sSubPr>
                  <m:ctrlPr>
                    <w:rPr>
                      <w:rFonts w:ascii="Cambria Math" w:hAnsi="Cambria Math"/>
                      <w:i/>
                    </w:rPr>
                  </m:ctrlPr>
                </m:sSubPr>
                <m:e>
                  <m:r>
                    <w:rPr>
                      <w:rFonts w:ascii="Cambria Math" w:hAnsi="Cambria Math"/>
                    </w:rPr>
                    <m:t>z</m:t>
                  </m:r>
                </m:e>
                <m:sub>
                  <m:r>
                    <w:rPr>
                      <w:rFonts w:ascii="Cambria Math" w:hAnsi="Cambria Math"/>
                    </w:rPr>
                    <m:t>i</m:t>
                  </m:r>
                </m:sub>
              </m:sSub>
            </m:e>
          </m:rad>
          <m:r>
            <w:rPr>
              <w:rFonts w:ascii="Cambria Math" w:hAnsi="Cambria Math"/>
            </w:rPr>
            <m:t>;E(d</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oMath>
      </m:oMathPara>
    </w:p>
    <w:p w14:paraId="0B123643" w14:textId="1EACA60C" w:rsidR="00C40206" w:rsidRDefault="00C40206" w:rsidP="00FC62C3">
      <w:r>
        <w:t xml:space="preserve">Where </w:t>
      </w:r>
      <m:oMath>
        <m:r>
          <w:rPr>
            <w:rFonts w:ascii="Cambria Math" w:hAnsi="Cambria Math"/>
          </w:rPr>
          <m:t>y</m:t>
        </m:r>
      </m:oMath>
      <w:r>
        <w:t xml:space="preserve"> is a </w:t>
      </w:r>
      <w:r w:rsidR="00E26D65">
        <w:t>vector</w:t>
      </w:r>
      <w:r>
        <w:t xml:space="preserve"> of state variables</w:t>
      </w:r>
      <w:r w:rsidR="00DA4AC9">
        <w:t xml:space="preserve">, </w:t>
      </w:r>
      <m:oMath>
        <m:r>
          <w:rPr>
            <w:rFonts w:ascii="Cambria Math" w:hAnsi="Cambria Math"/>
          </w:rPr>
          <m:t>dw</m:t>
        </m:r>
      </m:oMath>
      <w:r>
        <w:t xml:space="preserve"> is a multivariate Brownian motion</w:t>
      </w:r>
      <w:r w:rsidR="00DA4AC9">
        <w:t xml:space="preserve"> and </w:t>
      </w:r>
      <m:oMath>
        <m:r>
          <w:rPr>
            <w:rFonts w:ascii="Cambria Math" w:hAnsi="Cambria Math"/>
          </w:rPr>
          <m:t>dz</m:t>
        </m:r>
      </m:oMath>
      <w:r w:rsidR="00DA4AC9">
        <w:t xml:space="preserve"> is univariate Brownian </w:t>
      </w:r>
      <w:proofErr w:type="gramStart"/>
      <w:r w:rsidR="00DA4AC9">
        <w:t>motion</w:t>
      </w:r>
      <w:r>
        <w:t>.</w:t>
      </w:r>
      <w:proofErr w:type="gramEnd"/>
      <w:r w:rsidR="009716B7">
        <w:t xml:space="preserve"> These models can be seen as </w:t>
      </w:r>
      <w:r w:rsidR="009822B4">
        <w:t xml:space="preserve">a generalization of </w:t>
      </w:r>
      <w:proofErr w:type="spellStart"/>
      <w:r w:rsidR="009822B4">
        <w:t>Vasicek</w:t>
      </w:r>
      <w:proofErr w:type="spellEnd"/>
      <w:r w:rsidR="009822B4">
        <w:t xml:space="preserve"> (1977) and Cox, Ingersoll and Ross (1985)</w:t>
      </w:r>
      <w:r w:rsidR="00693ADF">
        <w:t xml:space="preserve"> that allow for multiple factors </w:t>
      </w:r>
      <m:oMath>
        <m:r>
          <w:rPr>
            <w:rFonts w:ascii="Cambria Math" w:hAnsi="Cambria Math"/>
          </w:rPr>
          <m:t>y</m:t>
        </m:r>
      </m:oMath>
      <w:r w:rsidR="009E293E">
        <w:t>,</w:t>
      </w:r>
      <w:r w:rsidR="00693ADF">
        <w:t xml:space="preserve"> instead of just the short rate </w:t>
      </w:r>
      <m:oMath>
        <m:r>
          <w:rPr>
            <w:rFonts w:ascii="Cambria Math" w:hAnsi="Cambria Math"/>
          </w:rPr>
          <m:t>r</m:t>
        </m:r>
      </m:oMath>
      <w:r w:rsidR="00693ADF">
        <w:t xml:space="preserve"> as i</w:t>
      </w:r>
      <w:r w:rsidR="009E293E">
        <w:t xml:space="preserve">n </w:t>
      </w:r>
      <w:proofErr w:type="spellStart"/>
      <w:r w:rsidR="009E293E">
        <w:t>Vasicek</w:t>
      </w:r>
      <w:proofErr w:type="spellEnd"/>
      <w:r w:rsidR="009E293E">
        <w:t xml:space="preserve"> (1977) and Cox, Ingersoll and Ross (1985), where bond prices depend only on the short rate </w:t>
      </w:r>
      <m:oMath>
        <m:r>
          <w:rPr>
            <w:rFonts w:ascii="Cambria Math" w:hAnsi="Cambria Math"/>
          </w:rPr>
          <m:t>r</m:t>
        </m:r>
      </m:oMath>
      <w:r w:rsidR="009E293E">
        <w:t>.</w:t>
      </w:r>
      <w:r w:rsidR="00B248E4">
        <w:t xml:space="preserve"> It is worthy to say that there are discrete time </w:t>
      </w:r>
      <w:r w:rsidR="00065A93">
        <w:t xml:space="preserve">results that are equivalent to </w:t>
      </w:r>
      <w:proofErr w:type="gramStart"/>
      <w:r w:rsidR="00065A93">
        <w:t>this their continuous time counterparts</w:t>
      </w:r>
      <w:proofErr w:type="gramEnd"/>
      <w:r w:rsidR="00065A93">
        <w:t>.</w:t>
      </w:r>
    </w:p>
    <w:p w14:paraId="238276FF" w14:textId="07C7210B" w:rsidR="00FC62C3" w:rsidRPr="00AC018E" w:rsidRDefault="00FC62C3" w:rsidP="00FC62C3">
      <w:r>
        <w:t>Empirically, all the theories previously mentioned, can be tested and used for pricing and forecasting using modern econometric theory – specially Time Series Analysis -.</w:t>
      </w:r>
      <w:r w:rsidR="00EB645A">
        <w:t xml:space="preserve"> </w:t>
      </w:r>
      <w:r w:rsidR="00F8516E" w:rsidRPr="00F8516E">
        <w:t>See Cochrane (2006)</w:t>
      </w:r>
      <w:r w:rsidR="00167B9C">
        <w:t xml:space="preserve"> for further details</w:t>
      </w:r>
      <w:r w:rsidR="00F8516E" w:rsidRPr="00F8516E">
        <w:t>.</w:t>
      </w:r>
    </w:p>
    <w:p w14:paraId="5F1BE4BC" w14:textId="77777777" w:rsidR="00FC62C3" w:rsidRDefault="00FC62C3" w:rsidP="00FC62C3">
      <w:r>
        <w:t>There is also another kind of literature on the yield curve that can be named as purely econometric models, which can be seen as atheoretical. This are unobservable factor models that have a structure that allows to obtain a</w:t>
      </w:r>
      <w:r w:rsidR="00BE72E0">
        <w:t>n estimated</w:t>
      </w:r>
      <w:r>
        <w:t xml:space="preserve"> yield curve that has certain desirable properties while being simultaneously parsimonious and easy to estimate, thus allowing to obtain a yield curve that complies with the stylized facts about it. Among these are the ones that seek to estimate the discount curve using polynomic splines as in </w:t>
      </w:r>
      <w:proofErr w:type="spellStart"/>
      <w:r>
        <w:t>McCullogh</w:t>
      </w:r>
      <w:proofErr w:type="spellEnd"/>
      <w:r>
        <w:t xml:space="preserve"> (1975) and </w:t>
      </w:r>
      <w:proofErr w:type="spellStart"/>
      <w:r>
        <w:t>Vasicek</w:t>
      </w:r>
      <w:proofErr w:type="spellEnd"/>
      <w:r>
        <w:t xml:space="preserve"> and Fong (1982). </w:t>
      </w:r>
      <w:proofErr w:type="spellStart"/>
      <w:r>
        <w:t>McCullogh</w:t>
      </w:r>
      <w:proofErr w:type="spellEnd"/>
      <w:r>
        <w:t xml:space="preserve"> (1975) uses polynomic splines to estimate the discount curve, which has the advantage that the yield curve can be estimated using linear </w:t>
      </w:r>
      <w:proofErr w:type="gramStart"/>
      <w:r>
        <w:t>methods, but</w:t>
      </w:r>
      <w:proofErr w:type="gramEnd"/>
      <w:r>
        <w:t xml:space="preserve"> has problems fitting the curve for the longer maturities. </w:t>
      </w:r>
      <w:proofErr w:type="spellStart"/>
      <w:r>
        <w:t>Vasicek</w:t>
      </w:r>
      <w:proofErr w:type="spellEnd"/>
      <w:r>
        <w:t xml:space="preserve"> and Fong (1982) use exponential splines to improve the fit for the longer maturities which ensure convergence of forward rates and </w:t>
      </w:r>
      <w:proofErr w:type="gramStart"/>
      <w:r>
        <w:t>zero coupon</w:t>
      </w:r>
      <w:proofErr w:type="gramEnd"/>
      <w:r>
        <w:t xml:space="preserve"> rates. Nevertheless, it has the disadvantage that its estimation is complex and </w:t>
      </w:r>
      <w:proofErr w:type="gramStart"/>
      <w:r>
        <w:t>doesn’t</w:t>
      </w:r>
      <w:proofErr w:type="gramEnd"/>
      <w:r>
        <w:t xml:space="preserve"> guarantee positive forward rates. Other econometric models of the yield curve that have more popularity and that, in fact, are widely used by international monetary authorities and financial institutions</w:t>
      </w:r>
      <w:r>
        <w:rPr>
          <w:rStyle w:val="Refdenotaalpie"/>
        </w:rPr>
        <w:footnoteReference w:id="2"/>
      </w:r>
      <w:r>
        <w:t xml:space="preserve"> are the Nelson and Siegel (1987) and </w:t>
      </w:r>
      <w:proofErr w:type="spellStart"/>
      <w:r>
        <w:t>Svensson</w:t>
      </w:r>
      <w:proofErr w:type="spellEnd"/>
      <w:r>
        <w:t xml:space="preserve"> (1994)</w:t>
      </w:r>
      <w:r w:rsidR="00DF515D">
        <w:t xml:space="preserve"> models</w:t>
      </w:r>
      <w:r>
        <w:t>. This are models of exponential factors that contain non-linear parameters and guarantee good properties of the discount curve, the forward curve and the yield curve. This model was made popular for pricing by Nelson and Siegel (1987) and was made popular for forecasting and related problems after Diebold and Li (2006) reinterpreted it as a dynamic factor model and successfully used it for the purpose of forecasting.</w:t>
      </w:r>
    </w:p>
    <w:p w14:paraId="4C22E0CE" w14:textId="776C4019" w:rsidR="00FC62C3" w:rsidRDefault="00CC2DDC" w:rsidP="00FC62C3">
      <w:r>
        <w:t>Each</w:t>
      </w:r>
      <w:r w:rsidR="00FC62C3">
        <w:t xml:space="preserve"> of these approaches has advantages and disadvantages both from a theoretical and empirical point of view. The purely econometric models have the disadvantage of not having the theoretical plausibility of the theoretical </w:t>
      </w:r>
      <w:proofErr w:type="gramStart"/>
      <w:r w:rsidR="00FC62C3">
        <w:t>models, but</w:t>
      </w:r>
      <w:proofErr w:type="gramEnd"/>
      <w:r w:rsidR="00FC62C3">
        <w:t xml:space="preserve"> are flexible and simple enough from an empirical point of view, which makes them better suited for forecasting the yield curve than the theoretical models. About the </w:t>
      </w:r>
      <w:r w:rsidR="00A73C49">
        <w:t xml:space="preserve">older </w:t>
      </w:r>
      <w:r w:rsidR="00FC62C3">
        <w:t xml:space="preserve">theoretical models, in general, as is mentioned in the literature, they </w:t>
      </w:r>
      <w:r w:rsidR="007F516A">
        <w:t xml:space="preserve">are not as </w:t>
      </w:r>
      <w:r w:rsidR="00FC62C3">
        <w:t xml:space="preserve">well-suited for </w:t>
      </w:r>
      <w:r w:rsidR="00FC62C3">
        <w:lastRenderedPageBreak/>
        <w:t>forecasting</w:t>
      </w:r>
      <w:r w:rsidR="007F516A">
        <w:t xml:space="preserve"> (like </w:t>
      </w:r>
      <w:proofErr w:type="spellStart"/>
      <w:r w:rsidR="007F516A">
        <w:t>Vasicek</w:t>
      </w:r>
      <w:proofErr w:type="spellEnd"/>
      <w:r w:rsidR="007F516A">
        <w:t xml:space="preserve"> (1977</w:t>
      </w:r>
      <w:proofErr w:type="gramStart"/>
      <w:r w:rsidR="007F516A">
        <w:t xml:space="preserve">) </w:t>
      </w:r>
      <w:r w:rsidR="000337D3">
        <w:t>,</w:t>
      </w:r>
      <w:proofErr w:type="gramEnd"/>
      <w:r w:rsidR="007F516A">
        <w:t xml:space="preserve"> Cox, Ingersoll and Ross (1985)</w:t>
      </w:r>
      <w:r w:rsidR="00A91CEE">
        <w:t xml:space="preserve"> and </w:t>
      </w:r>
      <w:proofErr w:type="spellStart"/>
      <w:r w:rsidR="00A91CEE">
        <w:t>Duffee</w:t>
      </w:r>
      <w:proofErr w:type="spellEnd"/>
      <w:r w:rsidR="00A91CEE">
        <w:t xml:space="preserve"> (2002)</w:t>
      </w:r>
      <w:r w:rsidR="00A91CEE">
        <w:rPr>
          <w:rStyle w:val="Refdenotaalpie"/>
        </w:rPr>
        <w:footnoteReference w:id="3"/>
      </w:r>
      <w:r w:rsidR="007F516A">
        <w:t>)</w:t>
      </w:r>
      <w:r w:rsidR="00A73C49">
        <w:t xml:space="preserve"> </w:t>
      </w:r>
      <w:r w:rsidR="00A73C49" w:rsidRPr="00A73C49">
        <w:t>as are the econometric models</w:t>
      </w:r>
      <w:r w:rsidR="00FC62C3">
        <w:t xml:space="preserve">, although they can be of great value to price certain financial assets. In particular, the theoretical models based on the absence of arbitrage, in some cases they can have the inconvenience that this hypothesis </w:t>
      </w:r>
      <w:proofErr w:type="gramStart"/>
      <w:r w:rsidR="00FC62C3">
        <w:t>doesn’t</w:t>
      </w:r>
      <w:proofErr w:type="gramEnd"/>
      <w:r w:rsidR="00FC62C3">
        <w:t xml:space="preserve"> approximate the behavior of actual markets, as it can be the case in relatively new and illiquid markets. On the other hand, the general equilibrium models because they allow to connect the yield curve with precise characteristics of the economy, like preference for risk, different features of alternative investments, temporal preference for consumption, among others, are in principle well-suited to aid in the design of economic policy in general, not only monetary policy.</w:t>
      </w:r>
    </w:p>
    <w:p w14:paraId="711716E0" w14:textId="002AB703" w:rsidR="00684C61" w:rsidRDefault="00FC62C3" w:rsidP="00791FE0">
      <w:pPr>
        <w:tabs>
          <w:tab w:val="left" w:pos="1260"/>
        </w:tabs>
        <w:jc w:val="both"/>
      </w:pPr>
      <w:r>
        <w:t xml:space="preserve">The </w:t>
      </w:r>
      <w:proofErr w:type="spellStart"/>
      <w:r>
        <w:t>macrofinance</w:t>
      </w:r>
      <w:proofErr w:type="spellEnd"/>
      <w:r>
        <w:t xml:space="preserve"> theoretical literature – this is, the literature that models simultaneously the yield curve and the main macro variables -</w:t>
      </w:r>
      <w:r w:rsidR="00D77354">
        <w:t>, which builds on the previous yield curve literature,</w:t>
      </w:r>
      <w:r>
        <w:t xml:space="preserve"> can be traced back to the general equilibrium model of Cox, Ingersoll and Ross (1985)</w:t>
      </w:r>
      <w:r w:rsidR="00CC2DDC">
        <w:t>,</w:t>
      </w:r>
      <w:r>
        <w:t xml:space="preserve"> but the empirical modern literature starts with the seminal paper of Ang and </w:t>
      </w:r>
      <w:proofErr w:type="spellStart"/>
      <w:r>
        <w:t>Piazzesi</w:t>
      </w:r>
      <w:proofErr w:type="spellEnd"/>
      <w:r>
        <w:t xml:space="preserve"> (2003)</w:t>
      </w:r>
      <w:r w:rsidRPr="007A74F4">
        <w:t xml:space="preserve"> , where they describe the joint dynamics of bond yields and macroeconomic variables in a Vector Autoregression, where identifying restrictions are based on the absence of arbitrage. This is an affine model where the market price of risk is an affine function of the state variables (3 latent variables and 2 observable macroeconomic factors) in the VAR that drives bond prices, thus all the pricing information is embedded in the state variables. Later Diebold, Rudebusch and </w:t>
      </w:r>
      <w:proofErr w:type="spellStart"/>
      <w:r w:rsidRPr="007A74F4">
        <w:t>Aruoba</w:t>
      </w:r>
      <w:proofErr w:type="spellEnd"/>
      <w:r w:rsidRPr="007A74F4">
        <w:t xml:space="preserve"> (2006) described the joint dynamics of the macroeconomy and bond markets using as latent factors those of Diebold and Li’s (2003) dynamic interpretation of the Nelson-Siegel Factors and as macro factors three summarizing observable variables of the macroeconomy –namely, the Federals Fund Rate, GDP growth and Inflation. </w:t>
      </w:r>
      <w:bookmarkStart w:id="28" w:name="_Hlk107159022"/>
      <w:r w:rsidRPr="007A74F4">
        <w:t xml:space="preserve">Christensen, Diebold and Rudebusch (2010) </w:t>
      </w:r>
      <w:bookmarkEnd w:id="28"/>
      <w:r w:rsidRPr="007A74F4">
        <w:t>build on the Nelson-Siegel model by providing an affine arbitrage-free approximation that is tractable and exhibits good in-sample fit.</w:t>
      </w:r>
      <w:r>
        <w:t xml:space="preserve"> </w:t>
      </w:r>
      <w:proofErr w:type="spellStart"/>
      <w:r w:rsidR="006145AE">
        <w:t>Hordahl</w:t>
      </w:r>
      <w:proofErr w:type="spellEnd"/>
      <w:r w:rsidR="006145AE">
        <w:t xml:space="preserve"> et al. (2008) use a no-arbitrage </w:t>
      </w:r>
      <w:proofErr w:type="spellStart"/>
      <w:r w:rsidR="006145AE">
        <w:t>microfounded</w:t>
      </w:r>
      <w:proofErr w:type="spellEnd"/>
      <w:r w:rsidR="006145AE">
        <w:t xml:space="preserve"> model with a description of the bond markets and the macroecon</w:t>
      </w:r>
      <w:r w:rsidR="00FC471D">
        <w:t>o</w:t>
      </w:r>
      <w:r w:rsidR="006145AE">
        <w:t>my to explain certain properties that on average the yield curve has while simultaneously matching macroeconomic dynamics</w:t>
      </w:r>
      <w:r w:rsidR="00FC471D">
        <w:t xml:space="preserve">. </w:t>
      </w:r>
      <w:r w:rsidR="00FC471D" w:rsidRPr="00FC471D">
        <w:t>Bekaert et al. (2021) identify supply and demand shocks to</w:t>
      </w:r>
      <w:r w:rsidR="00FC471D">
        <w:t xml:space="preserve"> estimate macroeconomic risks that contribute to the variance of yields and risk premium of bonds.</w:t>
      </w:r>
      <w:r w:rsidR="00CC2DDC">
        <w:t xml:space="preserve"> These macroeconomic risks represent the variables that govern the variance and higher moments of supply and demand shocks.</w:t>
      </w:r>
      <w:r w:rsidR="00FC471D">
        <w:t xml:space="preserve"> </w:t>
      </w:r>
      <w:r w:rsidR="008F65BB">
        <w:t xml:space="preserve"> </w:t>
      </w:r>
      <w:proofErr w:type="spellStart"/>
      <w:r w:rsidR="00EC1BF6">
        <w:t>Moench</w:t>
      </w:r>
      <w:proofErr w:type="spellEnd"/>
      <w:r w:rsidR="00EC1BF6">
        <w:t xml:space="preserve"> </w:t>
      </w:r>
      <w:r w:rsidR="00EC1BF6" w:rsidRPr="00EC1BF6">
        <w:t xml:space="preserve">(2008) builds on Bernanke et al (2006) and Ang and </w:t>
      </w:r>
      <w:proofErr w:type="spellStart"/>
      <w:r w:rsidR="00EC1BF6" w:rsidRPr="00EC1BF6">
        <w:t>P</w:t>
      </w:r>
      <w:r w:rsidR="00EC1BF6">
        <w:t>iazzesi</w:t>
      </w:r>
      <w:proofErr w:type="spellEnd"/>
      <w:r w:rsidR="00EC1BF6">
        <w:t xml:space="preserve"> (2003) and defines an affine model where the stochastic discount factor is governed by a FAVAR. In this fashion, the model exploits a broad macroeconomic information set where the factors are the short rate and a few </w:t>
      </w:r>
      <w:proofErr w:type="spellStart"/>
      <w:r w:rsidR="00EC1BF6">
        <w:t>unobservables</w:t>
      </w:r>
      <w:proofErr w:type="spellEnd"/>
      <w:r w:rsidR="00EC1BF6">
        <w:t xml:space="preserve"> macro factors.</w:t>
      </w:r>
      <w:r w:rsidR="006B17B4">
        <w:t xml:space="preserve"> The </w:t>
      </w:r>
      <w:r w:rsidR="00EC1BF6">
        <w:t xml:space="preserve">term structure is thus derived </w:t>
      </w:r>
      <w:r w:rsidR="00684C61">
        <w:t xml:space="preserve">using parameter restrictions implied by no-arbitrage. </w:t>
      </w:r>
      <w:r w:rsidR="006B17B4" w:rsidRPr="006B17B4">
        <w:t xml:space="preserve">He finds that the model has good out-of-sample forecasting performance. </w:t>
      </w:r>
      <w:r w:rsidR="00684C61">
        <w:t>Diebold et al. (2008) build on Diebold and Li (2006) us</w:t>
      </w:r>
      <w:r w:rsidR="006B17B4">
        <w:t>ing</w:t>
      </w:r>
      <w:r w:rsidR="00684C61">
        <w:t xml:space="preserve"> </w:t>
      </w:r>
      <w:proofErr w:type="spellStart"/>
      <w:r w:rsidR="00684C61">
        <w:t>bayesian</w:t>
      </w:r>
      <w:proofErr w:type="spellEnd"/>
      <w:r w:rsidR="00684C61">
        <w:t xml:space="preserve"> methods to jointly model a set of countries yield curves in a </w:t>
      </w:r>
      <w:proofErr w:type="gramStart"/>
      <w:r w:rsidR="00684C61">
        <w:t>frame work</w:t>
      </w:r>
      <w:proofErr w:type="gramEnd"/>
      <w:r w:rsidR="00684C61">
        <w:t xml:space="preserve"> that allows for </w:t>
      </w:r>
      <w:r w:rsidR="006B17B4">
        <w:t xml:space="preserve">unobservable </w:t>
      </w:r>
      <w:r w:rsidR="00684C61">
        <w:t>global</w:t>
      </w:r>
      <w:r w:rsidR="006B17B4">
        <w:t xml:space="preserve"> yield</w:t>
      </w:r>
      <w:r w:rsidR="00684C61">
        <w:t xml:space="preserve"> factors as well as country specific </w:t>
      </w:r>
      <w:r w:rsidR="006B17B4">
        <w:t xml:space="preserve">yield </w:t>
      </w:r>
      <w:r w:rsidR="00684C61">
        <w:t>factors</w:t>
      </w:r>
      <w:r w:rsidR="006B17B4">
        <w:t>. They find that these global factors explain a lot of the dynamics of the country specific yield curves.</w:t>
      </w:r>
      <w:r w:rsidR="0055415C">
        <w:t xml:space="preserve"> Bekaert et al. (2010) </w:t>
      </w:r>
      <w:r w:rsidR="0055415C">
        <w:t>complement the structural New Keynesian macro framework</w:t>
      </w:r>
      <w:r w:rsidR="0055415C">
        <w:t xml:space="preserve"> </w:t>
      </w:r>
      <w:r w:rsidR="0055415C">
        <w:t>with a no-arbitrage affine term structure model</w:t>
      </w:r>
      <w:r w:rsidR="0055415C">
        <w:t xml:space="preserve"> and</w:t>
      </w:r>
      <w:r w:rsidR="0055415C">
        <w:t xml:space="preserve"> find that term structure information helps</w:t>
      </w:r>
      <w:r w:rsidR="0055415C">
        <w:t xml:space="preserve"> </w:t>
      </w:r>
      <w:r w:rsidR="0055415C">
        <w:t>generate large and significant parameters governing the monetary policy</w:t>
      </w:r>
      <w:r w:rsidR="0055415C">
        <w:t xml:space="preserve"> </w:t>
      </w:r>
      <w:r w:rsidR="0055415C">
        <w:t>transmission mechanism</w:t>
      </w:r>
      <w:r w:rsidR="0055415C">
        <w:t xml:space="preserve"> as well as </w:t>
      </w:r>
      <w:r w:rsidR="0055415C">
        <w:t>strong contemporaneous</w:t>
      </w:r>
      <w:r w:rsidR="0055415C">
        <w:t xml:space="preserve"> </w:t>
      </w:r>
      <w:r w:rsidR="0055415C">
        <w:t>responses of the entire term structure to various macroeconomic shocks.</w:t>
      </w:r>
      <w:r w:rsidR="0055415C">
        <w:t xml:space="preserve"> </w:t>
      </w:r>
      <w:proofErr w:type="spellStart"/>
      <w:r w:rsidR="00791FE0">
        <w:t>Kurmann</w:t>
      </w:r>
      <w:proofErr w:type="spellEnd"/>
      <w:r w:rsidR="00791FE0">
        <w:t xml:space="preserve"> and </w:t>
      </w:r>
      <w:proofErr w:type="spellStart"/>
      <w:r w:rsidR="00791FE0">
        <w:t>Otrok</w:t>
      </w:r>
      <w:proofErr w:type="spellEnd"/>
      <w:r w:rsidR="00791FE0">
        <w:t xml:space="preserve"> (2013) build on Uhlig (2003) to identify a news shock in a VAR with macroeconomic and financial variables and find that </w:t>
      </w:r>
      <w:r w:rsidR="00791FE0">
        <w:t>50 percent or more of all unpredictable movements in</w:t>
      </w:r>
      <w:r w:rsidR="00791FE0">
        <w:t xml:space="preserve"> </w:t>
      </w:r>
      <w:r w:rsidR="00791FE0">
        <w:t>the slope</w:t>
      </w:r>
      <w:r w:rsidR="00791FE0">
        <w:t xml:space="preserve"> of the term structure</w:t>
      </w:r>
      <w:r w:rsidR="00791FE0">
        <w:t xml:space="preserve"> over a ten-year forecast horizon are due to news shocks about future total</w:t>
      </w:r>
      <w:r w:rsidR="00791FE0">
        <w:t xml:space="preserve"> </w:t>
      </w:r>
      <w:r w:rsidR="00791FE0">
        <w:t>factor productivity (TFP)</w:t>
      </w:r>
      <w:r w:rsidR="00791FE0">
        <w:t>.</w:t>
      </w:r>
    </w:p>
    <w:p w14:paraId="21A7B87B" w14:textId="2249EB22" w:rsidR="00FC62C3" w:rsidRPr="00CF3A8C" w:rsidRDefault="00FC62C3" w:rsidP="00FC62C3">
      <w:r>
        <w:lastRenderedPageBreak/>
        <w:t xml:space="preserve">There are several other important contributions to this literature, but, in general, as seen in </w:t>
      </w:r>
      <w:r w:rsidRPr="00CF3A8C">
        <w:t xml:space="preserve">Bolder and Liu (2007) all modern </w:t>
      </w:r>
      <w:r w:rsidR="0075429C">
        <w:t xml:space="preserve">empirical </w:t>
      </w:r>
      <w:r w:rsidRPr="00CF3A8C">
        <w:t>term structure models share the</w:t>
      </w:r>
      <w:r>
        <w:t xml:space="preserve"> </w:t>
      </w:r>
      <w:r w:rsidRPr="00CF3A8C">
        <w:t>same general structure which</w:t>
      </w:r>
      <w:r w:rsidR="0000583E">
        <w:t xml:space="preserve"> </w:t>
      </w:r>
      <w:r w:rsidRPr="00CF3A8C">
        <w:t>can be casted in three assumptions: 1) The</w:t>
      </w:r>
      <w:r>
        <w:t xml:space="preserve"> fi</w:t>
      </w:r>
      <w:r w:rsidRPr="00CF3A8C">
        <w:t>rst assumption is that the cross-section of yields</w:t>
      </w:r>
      <w:r w:rsidR="007B276B">
        <w:t xml:space="preserve"> (the term structure of interest rates)</w:t>
      </w:r>
      <w:r w:rsidRPr="00CF3A8C">
        <w:t xml:space="preserve"> is a function of some factors</w:t>
      </w:r>
      <w:r>
        <w:t xml:space="preserve"> </w:t>
      </w:r>
      <w:r w:rsidRPr="00CF3A8C">
        <w:t>or state variables. Given the high correlation of the yields among themselves,</w:t>
      </w:r>
      <w:r>
        <w:t xml:space="preserve"> </w:t>
      </w:r>
      <w:r w:rsidRPr="00CF3A8C">
        <w:t>which is re</w:t>
      </w:r>
      <w:r>
        <w:t>fl</w:t>
      </w:r>
      <w:r w:rsidRPr="00CF3A8C">
        <w:t>ected in the fact that for most developed economies three o</w:t>
      </w:r>
      <w:r>
        <w:t>r</w:t>
      </w:r>
      <w:r w:rsidRPr="00CF3A8C">
        <w:t xml:space="preserve"> four</w:t>
      </w:r>
      <w:r>
        <w:t xml:space="preserve"> </w:t>
      </w:r>
      <w:r w:rsidRPr="00CF3A8C">
        <w:t>principal components are enough to capture almost all the variance in the cross-section of yields, typically, no matter how many yields are under study, a few</w:t>
      </w:r>
      <w:r>
        <w:t xml:space="preserve"> </w:t>
      </w:r>
      <w:r w:rsidRPr="00CF3A8C">
        <w:t>factors are assumed to a</w:t>
      </w:r>
      <w:r>
        <w:t>ff</w:t>
      </w:r>
      <w:r w:rsidRPr="00CF3A8C">
        <w:t>ect the yield curve. 2) The second assumption relates</w:t>
      </w:r>
      <w:r>
        <w:t xml:space="preserve"> </w:t>
      </w:r>
      <w:r w:rsidRPr="00CF3A8C">
        <w:t>to the dynamics of the factors or state variables. In general</w:t>
      </w:r>
      <w:r>
        <w:t>,</w:t>
      </w:r>
      <w:r w:rsidRPr="00CF3A8C">
        <w:t xml:space="preserve"> the dynamics,</w:t>
      </w:r>
      <w:r>
        <w:t xml:space="preserve"> </w:t>
      </w:r>
      <w:r w:rsidRPr="00CF3A8C">
        <w:t>whether in a continuous or in a discrete time setting</w:t>
      </w:r>
      <w:r>
        <w:t>,</w:t>
      </w:r>
      <w:r w:rsidRPr="00CF3A8C">
        <w:t xml:space="preserve"> are assumed to follow some</w:t>
      </w:r>
      <w:r>
        <w:t xml:space="preserve"> </w:t>
      </w:r>
      <w:r w:rsidRPr="00CF3A8C">
        <w:t xml:space="preserve">stochastic process. </w:t>
      </w:r>
      <w:r>
        <w:t>For</w:t>
      </w:r>
      <w:r w:rsidRPr="00CF3A8C">
        <w:t xml:space="preserve"> most cases though</w:t>
      </w:r>
      <w:r w:rsidR="007B276B">
        <w:t>,</w:t>
      </w:r>
      <w:r w:rsidRPr="00CF3A8C">
        <w:t xml:space="preserve"> the process is assumed to be in the</w:t>
      </w:r>
      <w:r>
        <w:t xml:space="preserve"> </w:t>
      </w:r>
      <w:r w:rsidRPr="00CF3A8C">
        <w:t>continuous time setting a stochastic di</w:t>
      </w:r>
      <w:r>
        <w:t>ff</w:t>
      </w:r>
      <w:r w:rsidRPr="00CF3A8C">
        <w:t>erential equation and for the discrete</w:t>
      </w:r>
      <w:r>
        <w:t xml:space="preserve"> </w:t>
      </w:r>
      <w:r w:rsidRPr="00CF3A8C">
        <w:t>time setting, the discrete counterpart, this is, an autoregressive vector process.</w:t>
      </w:r>
      <w:r>
        <w:t xml:space="preserve"> </w:t>
      </w:r>
      <w:r w:rsidRPr="00CF3A8C">
        <w:t xml:space="preserve">3) The </w:t>
      </w:r>
      <w:r>
        <w:t>fi</w:t>
      </w:r>
      <w:r w:rsidRPr="00CF3A8C">
        <w:t>nal assumption is simply the precise mapping between the state</w:t>
      </w:r>
      <w:r>
        <w:t xml:space="preserve"> </w:t>
      </w:r>
      <w:r w:rsidRPr="00CF3A8C">
        <w:t>variables and the term structure of interest rates - the cross-section of yields</w:t>
      </w:r>
      <w:r>
        <w:t>.</w:t>
      </w:r>
    </w:p>
    <w:p w14:paraId="3A5D19DB" w14:textId="77777777" w:rsidR="00A25655" w:rsidRPr="00A25655" w:rsidRDefault="00A25655" w:rsidP="009211F9">
      <w:pPr>
        <w:jc w:val="both"/>
        <w:rPr>
          <w:sz w:val="28"/>
          <w:szCs w:val="28"/>
        </w:rPr>
      </w:pPr>
      <w:r w:rsidRPr="00A25655">
        <w:rPr>
          <w:sz w:val="28"/>
          <w:szCs w:val="28"/>
        </w:rPr>
        <w:t xml:space="preserve">1.2 Macroeconomic Shocks Literature </w:t>
      </w:r>
    </w:p>
    <w:p w14:paraId="20B5B1DD" w14:textId="77777777" w:rsidR="001E4171" w:rsidRDefault="001E4171" w:rsidP="009211F9">
      <w:pPr>
        <w:jc w:val="both"/>
      </w:pPr>
      <w:r>
        <w:t>The literature on macroe</w:t>
      </w:r>
      <w:r w:rsidR="00FA2E15">
        <w:t>conomic shocks is vast as well, understanding shocks as having the following characteristics: 1) They should be exogenous with respect to the other current and lagged endogenous variables in the model; 2) they should be uncorrelated with other exogenous shocks; 3) they should represent unanticipated movements in exogenous variables or news about future movements in exogenous variables; 4) they should be economically meaningful (Ramey</w:t>
      </w:r>
      <w:r w:rsidR="00D758D4">
        <w:t>,</w:t>
      </w:r>
      <w:r w:rsidR="00FA2E15">
        <w:t xml:space="preserve"> 2016). </w:t>
      </w:r>
      <w:r>
        <w:t xml:space="preserve">Since the seminal paper of Sims (1980) </w:t>
      </w:r>
      <w:proofErr w:type="gramStart"/>
      <w:r>
        <w:t>a great detail</w:t>
      </w:r>
      <w:proofErr w:type="gramEnd"/>
      <w:r>
        <w:t xml:space="preserve"> of research has been paid to the is</w:t>
      </w:r>
      <w:r w:rsidR="00373EEB">
        <w:t>sue of structural macroeconomic</w:t>
      </w:r>
      <w:r>
        <w:t xml:space="preserve"> shocks as an explanation of macroeconomic fluctuations and their impact in the different </w:t>
      </w:r>
      <w:r w:rsidR="008A59FB">
        <w:t xml:space="preserve">macroeconomic </w:t>
      </w:r>
      <w:r>
        <w:t>variables in the economy. This literature in fact started with Sims’ S</w:t>
      </w:r>
      <w:r w:rsidR="00D441EE">
        <w:t>tructural Vector Autoregression (S</w:t>
      </w:r>
      <w:r>
        <w:t>VAR</w:t>
      </w:r>
      <w:r w:rsidR="00D441EE">
        <w:t>)</w:t>
      </w:r>
      <w:r>
        <w:t xml:space="preserve"> where he and those after him identified structural macro shocks from reduced-form VAR’s statistical innovations. A myriad of structural macro shocks since the</w:t>
      </w:r>
      <w:r w:rsidR="00D758D4">
        <w:t>n</w:t>
      </w:r>
      <w:r>
        <w:t xml:space="preserve"> have been identified in the literature: monetary policy shocks, fiscal shocks, technology shocks, news shocks, credit shocks, etc. </w:t>
      </w:r>
      <w:proofErr w:type="gramStart"/>
      <w:r>
        <w:t>A</w:t>
      </w:r>
      <w:r w:rsidR="00373EEB">
        <w:t>t the moment</w:t>
      </w:r>
      <w:proofErr w:type="gramEnd"/>
      <w:r w:rsidR="00373EEB">
        <w:t xml:space="preserve">, </w:t>
      </w:r>
      <w:r>
        <w:t xml:space="preserve">the most prominent </w:t>
      </w:r>
      <w:r w:rsidR="00373EEB">
        <w:t xml:space="preserve">shocks in the literature are the </w:t>
      </w:r>
      <w:r>
        <w:t>monetary policy shocks, fiscal shocks and technology shocks.</w:t>
      </w:r>
    </w:p>
    <w:p w14:paraId="757533D0" w14:textId="77777777" w:rsidR="004B25E2" w:rsidRDefault="004B25E2" w:rsidP="009211F9">
      <w:pPr>
        <w:jc w:val="both"/>
      </w:pPr>
      <w:r>
        <w:t>The most prominent procedure for structural shocks identification is</w:t>
      </w:r>
      <w:r w:rsidR="002266BB">
        <w:t xml:space="preserve"> contemporaneous restrictions. These impose constrains on the linear mapping between the statistical innovations </w:t>
      </w:r>
      <w:r w:rsidR="00FA2E15">
        <w:t xml:space="preserve">in a time series model, such as a VAR, </w:t>
      </w:r>
      <w:r w:rsidR="002266BB">
        <w:t>and the structural shocks.</w:t>
      </w:r>
      <w:r w:rsidR="003E7861">
        <w:t xml:space="preserve"> These statistical innovation</w:t>
      </w:r>
      <w:r w:rsidR="00FA2E15">
        <w:t>s</w:t>
      </w:r>
      <w:r w:rsidR="003E7861">
        <w:t xml:space="preserve"> </w:t>
      </w:r>
      <w:r w:rsidR="008D01FE">
        <w:t>are assumed not to be serially correlated but possibly cross-correla</w:t>
      </w:r>
      <w:r w:rsidR="00FA2E15">
        <w:t xml:space="preserve">ted as the ones in a simple </w:t>
      </w:r>
      <w:r w:rsidR="00E52C4C">
        <w:t xml:space="preserve">reduced-form </w:t>
      </w:r>
      <w:r w:rsidR="00FA2E15">
        <w:t>VAR. Our</w:t>
      </w:r>
      <w:r w:rsidR="00D31DE5">
        <w:t xml:space="preserve"> shocks of interest are assumed</w:t>
      </w:r>
      <w:r w:rsidR="00FA2E15">
        <w:t xml:space="preserve"> to be linearly related with these innovations and having the characteristics mentioned above.</w:t>
      </w:r>
      <w:r w:rsidR="00D31DE5">
        <w:t xml:space="preserve"> From </w:t>
      </w:r>
      <w:proofErr w:type="gramStart"/>
      <w:r w:rsidR="00D31DE5">
        <w:t>this assumptions</w:t>
      </w:r>
      <w:proofErr w:type="gramEnd"/>
      <w:r w:rsidR="00D31DE5">
        <w:t xml:space="preserve"> plus normalizations </w:t>
      </w:r>
      <w:r w:rsidR="008757E9">
        <w:t xml:space="preserve">and identifying restrictions from economic theory </w:t>
      </w:r>
      <w:r w:rsidR="00D31DE5">
        <w:t>the shocks are identified.</w:t>
      </w:r>
    </w:p>
    <w:p w14:paraId="2C51AC2C" w14:textId="12F3843B" w:rsidR="00D31DE5" w:rsidRDefault="008757E9" w:rsidP="009211F9">
      <w:pPr>
        <w:jc w:val="both"/>
      </w:pPr>
      <w:r>
        <w:t xml:space="preserve">Formally, </w:t>
      </w:r>
      <w:proofErr w:type="gramStart"/>
      <w:r w:rsidR="00F94975">
        <w:t>let’s</w:t>
      </w:r>
      <w:proofErr w:type="gramEnd"/>
      <w:r w:rsidR="00F94975">
        <w:t xml:space="preserve"> say we have a vector of variables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F94975">
        <w:rPr>
          <w:rFonts w:eastAsia="Times New Roman"/>
        </w:rPr>
        <w:t xml:space="preserve"> of dimension </w:t>
      </w:r>
      <m:oMath>
        <m:r>
          <w:rPr>
            <w:rFonts w:ascii="Cambria Math" w:eastAsia="Times New Roman" w:hAnsi="Cambria Math"/>
          </w:rPr>
          <m:t>n</m:t>
        </m:r>
      </m:oMath>
      <w:r w:rsidR="00F94975">
        <w:rPr>
          <w:rFonts w:eastAsia="Times New Roman"/>
        </w:rPr>
        <w:t xml:space="preserve">. </w:t>
      </w:r>
      <w:r w:rsidR="00F94975">
        <w:t>W</w:t>
      </w:r>
      <w:r>
        <w:t>e have the following linear structural model:</w:t>
      </w:r>
    </w:p>
    <w:p w14:paraId="5446E654" w14:textId="229DC8E1" w:rsidR="008757E9" w:rsidRPr="008757E9" w:rsidRDefault="008757E9" w:rsidP="008757E9">
      <w:pPr>
        <w:jc w:val="center"/>
        <w:rPr>
          <w:rFonts w:eastAsia="Times New Roman"/>
        </w:rPr>
      </w:pPr>
      <w:r>
        <w:rPr>
          <w:rFonts w:eastAsia="Times New Roman"/>
        </w:rP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μ+</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u</m:t>
            </m:r>
          </m:e>
          <m:sub>
            <m:r>
              <w:rPr>
                <w:rFonts w:ascii="Cambria Math" w:hAnsi="Cambria Math"/>
              </w:rPr>
              <m:t>t-2</m:t>
            </m:r>
          </m:sub>
        </m:sSub>
        <m:r>
          <w:rPr>
            <w:rFonts w:ascii="Cambria Math" w:hAnsi="Cambria Math"/>
          </w:rPr>
          <m:t>+…</m:t>
        </m:r>
      </m:oMath>
      <w:r>
        <w:rPr>
          <w:rFonts w:eastAsia="Times New Roman"/>
        </w:rPr>
        <w:t xml:space="preserve">                                             (1)</w:t>
      </w:r>
    </w:p>
    <w:p w14:paraId="3EFF1642" w14:textId="20501300" w:rsidR="008757E9" w:rsidRDefault="008757E9" w:rsidP="008757E9">
      <w:pPr>
        <w:jc w:val="center"/>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~WN(0,D)</m:t>
        </m:r>
      </m:oMath>
      <w:r>
        <w:rPr>
          <w:rFonts w:eastAsia="Times New Roman"/>
        </w:rPr>
        <w:t xml:space="preserve">, </w:t>
      </w:r>
      <m:oMath>
        <m:r>
          <w:rPr>
            <w:rFonts w:ascii="Cambria Math" w:eastAsia="Times New Roman" w:hAnsi="Cambria Math"/>
          </w:rPr>
          <m:t>D</m:t>
        </m:r>
      </m:oMath>
      <w:r>
        <w:rPr>
          <w:rFonts w:eastAsia="Times New Roman"/>
        </w:rPr>
        <w:t xml:space="preserve"> being a diagonal matrix</w:t>
      </w:r>
      <w:r w:rsidR="00FC54DB">
        <w:rPr>
          <w:rFonts w:eastAsia="Times New Roman"/>
        </w:rPr>
        <w:t>,</w:t>
      </w:r>
      <w:r w:rsidR="00AF207F">
        <w:rPr>
          <w:rFonts w:eastAsia="Times New Roman"/>
        </w:rPr>
        <w:t xml:space="preserve"> are the structural shocks</w:t>
      </w:r>
    </w:p>
    <w:p w14:paraId="5B05B179" w14:textId="72DD5AC6" w:rsidR="00C1658A" w:rsidRDefault="00C1658A" w:rsidP="008757E9">
      <w:pPr>
        <w:jc w:val="center"/>
        <w:rPr>
          <w:rFonts w:eastAsia="Times New Roman"/>
        </w:rPr>
      </w:pPr>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-E(</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t-1</m:t>
            </m:r>
          </m:sub>
        </m:sSub>
        <m:r>
          <w:rPr>
            <w:rFonts w:ascii="Cambria Math" w:eastAsia="Times New Roman" w:hAnsi="Cambria Math"/>
          </w:rPr>
          <m:t>)</m:t>
        </m:r>
      </m:oMath>
      <w:r>
        <w:rPr>
          <w:rFonts w:eastAsia="Times New Roman"/>
        </w:rPr>
        <w:t xml:space="preserve">, being </w:t>
      </w:r>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t</m:t>
            </m:r>
          </m:sub>
        </m:sSub>
      </m:oMath>
      <w:r>
        <w:rPr>
          <w:rFonts w:eastAsia="Times New Roman"/>
        </w:rPr>
        <w:t xml:space="preserve"> the Economic Agents’ Information set.</w:t>
      </w:r>
    </w:p>
    <w:p w14:paraId="04766473" w14:textId="77777777" w:rsidR="00F94975" w:rsidRDefault="00F94975" w:rsidP="008757E9">
      <w:pPr>
        <w:rPr>
          <w:rFonts w:eastAsia="Times New Roman"/>
        </w:rPr>
      </w:pPr>
      <w:r>
        <w:rPr>
          <w:rFonts w:eastAsia="Times New Roman"/>
        </w:rPr>
        <w:lastRenderedPageBreak/>
        <w:t xml:space="preserve">This representation summarizes the </w:t>
      </w:r>
      <w:r w:rsidR="00D758D4">
        <w:rPr>
          <w:rFonts w:eastAsia="Times New Roman"/>
        </w:rPr>
        <w:t xml:space="preserve">four </w:t>
      </w:r>
      <w:r>
        <w:rPr>
          <w:rFonts w:eastAsia="Times New Roman"/>
        </w:rPr>
        <w:t xml:space="preserve">conditions that define structural shocks above. In this setting, we are assuming the observed series can be decomposed as an infinite series of </w:t>
      </w:r>
      <w:r w:rsidR="00A60E41">
        <w:rPr>
          <w:rFonts w:eastAsia="Times New Roman"/>
        </w:rPr>
        <w:t xml:space="preserve">structural </w:t>
      </w:r>
      <w:r>
        <w:rPr>
          <w:rFonts w:eastAsia="Times New Roman"/>
        </w:rPr>
        <w:t>shocks.</w:t>
      </w:r>
    </w:p>
    <w:p w14:paraId="4CF83C0F" w14:textId="77777777" w:rsidR="008757E9" w:rsidRDefault="008757E9" w:rsidP="008757E9">
      <w:pPr>
        <w:rPr>
          <w:rFonts w:eastAsia="Times New Roman"/>
        </w:rPr>
      </w:pPr>
      <w:r>
        <w:rPr>
          <w:rFonts w:eastAsia="Times New Roman"/>
        </w:rPr>
        <w:t xml:space="preserve">On the other hand, we have the </w:t>
      </w:r>
      <w:proofErr w:type="spellStart"/>
      <w:r>
        <w:rPr>
          <w:rFonts w:eastAsia="Times New Roman"/>
        </w:rPr>
        <w:t>Wold</w:t>
      </w:r>
      <w:proofErr w:type="spellEnd"/>
      <w:r>
        <w:rPr>
          <w:rFonts w:eastAsia="Times New Roman"/>
        </w:rPr>
        <w:t xml:space="preserve"> decomposition</w:t>
      </w:r>
      <w:r w:rsidR="00F94975">
        <w:rPr>
          <w:rFonts w:eastAsia="Times New Roman"/>
        </w:rPr>
        <w:t>, which is a g</w:t>
      </w:r>
      <w:r w:rsidR="00AF207F">
        <w:rPr>
          <w:rFonts w:eastAsia="Times New Roman"/>
        </w:rPr>
        <w:t>eneral probabilistic result</w:t>
      </w:r>
      <w:r w:rsidR="00F94975">
        <w:rPr>
          <w:rFonts w:eastAsia="Times New Roman"/>
        </w:rPr>
        <w:t>, empty of any economic argument per se</w:t>
      </w:r>
      <w:r>
        <w:rPr>
          <w:rFonts w:eastAsia="Times New Roman"/>
        </w:rPr>
        <w:t>:</w:t>
      </w:r>
    </w:p>
    <w:p w14:paraId="6A24F2B3" w14:textId="23EF609B" w:rsidR="008757E9" w:rsidRDefault="008757E9" w:rsidP="008757E9">
      <w:pPr>
        <w:jc w:val="center"/>
      </w:pPr>
      <w:r>
        <w:rPr>
          <w:rFonts w:eastAsia="Times New Roman"/>
        </w:rP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e</m:t>
            </m:r>
          </m:e>
          <m:sub>
            <m:r>
              <w:rPr>
                <w:rFonts w:ascii="Cambria Math" w:hAnsi="Cambria Math"/>
              </w:rPr>
              <m:t>t-2</m:t>
            </m:r>
          </m:sub>
        </m:sSub>
        <m:r>
          <w:rPr>
            <w:rFonts w:ascii="Cambria Math" w:hAnsi="Cambria Math"/>
          </w:rPr>
          <m:t>+…</m:t>
        </m:r>
      </m:oMath>
      <w:r>
        <w:rPr>
          <w:rFonts w:eastAsia="Times New Roman"/>
        </w:rPr>
        <w:t xml:space="preserve">                                                       (2) </w:t>
      </w:r>
    </w:p>
    <w:p w14:paraId="267FA268" w14:textId="059BBBCC" w:rsidR="001A57E1" w:rsidRDefault="00C1658A" w:rsidP="001A57E1">
      <w:pPr>
        <w:jc w:val="center"/>
        <w:rPr>
          <w:rFonts w:eastAsia="Times New Roman"/>
        </w:rPr>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~WN(0,Σ)</m:t>
        </m:r>
      </m:oMath>
      <w:r>
        <w:rPr>
          <w:rFonts w:eastAsia="Times New Roman"/>
        </w:rPr>
        <w:t xml:space="preserve">, being </w:t>
      </w:r>
      <m:oMath>
        <m:r>
          <w:rPr>
            <w:rFonts w:ascii="Cambria Math" w:eastAsia="Times New Roman" w:hAnsi="Cambria Math"/>
          </w:rPr>
          <m:t>Σ</m:t>
        </m:r>
      </m:oMath>
      <w:r w:rsidR="001A57E1">
        <w:rPr>
          <w:rFonts w:eastAsia="Times New Roman"/>
        </w:rPr>
        <w:t xml:space="preserve"> a full matrix</w:t>
      </w:r>
      <w:r w:rsidR="00FC54DB">
        <w:rPr>
          <w:rFonts w:eastAsia="Times New Roman"/>
        </w:rPr>
        <w:t>, are the statistical innovations</w:t>
      </w:r>
    </w:p>
    <w:p w14:paraId="09864068" w14:textId="57DF718F" w:rsidR="001A57E1" w:rsidRDefault="001A57E1" w:rsidP="001A57E1">
      <w:pPr>
        <w:jc w:val="center"/>
        <w:rPr>
          <w:rFonts w:eastAsia="Times New Roman"/>
        </w:rPr>
      </w:pPr>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-Proj{</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t-1</m:t>
            </m:r>
          </m:sub>
        </m:sSub>
        <m:r>
          <w:rPr>
            <w:rFonts w:ascii="Cambria Math" w:eastAsia="Times New Roman" w:hAnsi="Cambria Math"/>
          </w:rPr>
          <m:t>}</m:t>
        </m:r>
      </m:oMath>
      <w:r>
        <w:rPr>
          <w:rFonts w:eastAsia="Times New Roman"/>
        </w:rPr>
        <w:t xml:space="preserve">, being </w:t>
      </w:r>
      <m:oMath>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t</m:t>
            </m:r>
          </m:sub>
        </m:sSub>
      </m:oMath>
      <w:r>
        <w:rPr>
          <w:rFonts w:eastAsia="Times New Roman"/>
        </w:rPr>
        <w:t xml:space="preserve"> the Econometric Information Set.</w:t>
      </w:r>
    </w:p>
    <w:p w14:paraId="7E619A56" w14:textId="7705D27F" w:rsidR="00C1658A" w:rsidRDefault="00571AFA" w:rsidP="00571AFA">
      <w:pPr>
        <w:jc w:val="center"/>
      </w:pPr>
      <w:r>
        <w:t xml:space="preserve">If the information set of the economic agents </w:t>
      </w: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t</m:t>
            </m:r>
          </m:sub>
        </m:sSub>
      </m:oMath>
      <w:r>
        <w:t xml:space="preserve"> is aligned to the informat</w:t>
      </w:r>
      <w:r w:rsidR="001A57E1">
        <w:t xml:space="preserve">ion set of the econometrician </w:t>
      </w:r>
      <w:r>
        <w:t xml:space="preserve"> </w:t>
      </w:r>
      <w:r w:rsidR="001A57E1">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t</m:t>
            </m:r>
          </m:sub>
        </m:sSub>
      </m:oMath>
      <w:r w:rsidR="001A57E1">
        <w:t xml:space="preserve"> </w:t>
      </w:r>
      <w:r>
        <w:t xml:space="preserve">(this requires </w:t>
      </w:r>
      <m:oMath>
        <m:r>
          <w:rPr>
            <w:rFonts w:ascii="Cambria Math" w:hAnsi="Cambria Math"/>
          </w:rPr>
          <m:t>q≤n</m:t>
        </m:r>
      </m:oMath>
      <w:r>
        <w:t>) then</w:t>
      </w:r>
    </w:p>
    <w:p w14:paraId="016ADD2B" w14:textId="2D939A15" w:rsidR="001A57E1" w:rsidRPr="001D30DB" w:rsidRDefault="00DF47F1" w:rsidP="00571AFA">
      <w:pPr>
        <w:jc w:val="center"/>
        <w:rPr>
          <w:rFonts w:eastAsia="Times New Roman"/>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Σ=</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oMath>
      </m:oMathPara>
    </w:p>
    <w:p w14:paraId="7BB35AE9" w14:textId="08FA7D3F" w:rsidR="001A57E1" w:rsidRDefault="001A57E1" w:rsidP="001A57E1">
      <w:pPr>
        <w:jc w:val="center"/>
        <w:rPr>
          <w:rFonts w:eastAsia="Times New Roman"/>
        </w:rPr>
      </w:pPr>
      <w:r>
        <w:rPr>
          <w:rFonts w:eastAsia="Times New Roman"/>
        </w:rPr>
        <w:t xml:space="preserve">Making the normalization of restricting the </w:t>
      </w:r>
      <m:oMath>
        <m:r>
          <w:rPr>
            <w:rFonts w:ascii="Cambria Math" w:eastAsia="Times New Roman" w:hAnsi="Cambria Math"/>
          </w:rPr>
          <m:t>D</m:t>
        </m:r>
      </m:oMath>
      <w:r>
        <w:rPr>
          <w:rFonts w:eastAsia="Times New Roman"/>
        </w:rPr>
        <w:t xml:space="preserve"> matrix </w:t>
      </w:r>
      <w:r w:rsidR="00E52C4C">
        <w:rPr>
          <w:rFonts w:eastAsia="Times New Roman"/>
        </w:rPr>
        <w:t xml:space="preserve">to </w:t>
      </w:r>
      <w:r>
        <w:rPr>
          <w:rFonts w:eastAsia="Times New Roman"/>
        </w:rPr>
        <w:t xml:space="preserve">an identity matrix </w:t>
      </w:r>
      <m:oMath>
        <m:r>
          <w:rPr>
            <w:rFonts w:ascii="Cambria Math" w:eastAsia="Times New Roman" w:hAnsi="Cambria Math"/>
          </w:rPr>
          <m:t>I</m:t>
        </m:r>
      </m:oMath>
    </w:p>
    <w:p w14:paraId="2AB3A7DD" w14:textId="3391D0E7" w:rsidR="001A57E1" w:rsidRDefault="001A57E1" w:rsidP="001A57E1">
      <w:pPr>
        <w:jc w:val="center"/>
        <w:rPr>
          <w:rFonts w:eastAsia="Times New Roman"/>
        </w:rPr>
      </w:pPr>
      <w:r>
        <w:rPr>
          <w:rFonts w:eastAsia="Times New Roman"/>
        </w:rPr>
        <w:t xml:space="preserve">We have </w:t>
      </w:r>
      <m:oMath>
        <m:r>
          <w:rPr>
            <w:rFonts w:ascii="Cambria Math" w:eastAsia="Times New Roman" w:hAnsi="Cambria Math"/>
          </w:rPr>
          <m:t>Σ=</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r>
          <w:rPr>
            <w:rFonts w:ascii="Cambria Math" w:eastAsia="Times New Roman" w:hAnsi="Cambria Math"/>
          </w:rPr>
          <m:t>'</m:t>
        </m:r>
      </m:oMath>
    </w:p>
    <w:p w14:paraId="493B9B08" w14:textId="01B55D7E" w:rsidR="001A57E1" w:rsidRDefault="001A57E1" w:rsidP="001A57E1">
      <w:pPr>
        <w:rPr>
          <w:rFonts w:eastAsia="Times New Roman"/>
        </w:rPr>
      </w:pPr>
      <w:r>
        <w:rPr>
          <w:rFonts w:eastAsia="Times New Roman"/>
        </w:rPr>
        <w:t>We hav</w:t>
      </w:r>
      <w:r w:rsidR="006342BC">
        <w:rPr>
          <w:rFonts w:eastAsia="Times New Roman"/>
        </w:rPr>
        <w:t xml:space="preserve">e the identification problem: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oMath>
      <w:r w:rsidR="006342BC">
        <w:rPr>
          <w:rFonts w:eastAsia="Times New Roman"/>
        </w:rPr>
        <w:t xml:space="preserve"> has </w:t>
      </w:r>
      <m:oMath>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oMath>
      <w:r w:rsidR="006342BC">
        <w:rPr>
          <w:rFonts w:eastAsia="Times New Roman"/>
        </w:rPr>
        <w:t xml:space="preserve"> elements, while </w:t>
      </w:r>
      <m:oMath>
        <m:r>
          <w:rPr>
            <w:rFonts w:ascii="Cambria Math" w:eastAsia="Times New Roman" w:hAnsi="Cambria Math"/>
          </w:rPr>
          <m:t>Σ</m:t>
        </m:r>
      </m:oMath>
      <w:r w:rsidR="006342BC">
        <w:rPr>
          <w:rFonts w:eastAsia="Times New Roman"/>
        </w:rPr>
        <w:t xml:space="preserve"> has </w:t>
      </w:r>
      <m:oMath>
        <m:r>
          <w:rPr>
            <w:rFonts w:ascii="Cambria Math" w:eastAsia="Times New Roman" w:hAnsi="Cambria Math"/>
          </w:rPr>
          <m:t>n(n+1)/2</m:t>
        </m:r>
      </m:oMath>
      <w:r w:rsidR="006342BC">
        <w:rPr>
          <w:rFonts w:eastAsia="Times New Roman"/>
        </w:rPr>
        <w:t xml:space="preserve"> elements. Therefore,</w:t>
      </w:r>
    </w:p>
    <w:p w14:paraId="0EB76244" w14:textId="703D1399" w:rsidR="006342BC" w:rsidRDefault="00DF47F1" w:rsidP="001A57E1">
      <w:pPr>
        <w:rPr>
          <w:rFonts w:eastAsia="Times New Roman"/>
        </w:rPr>
      </w:pPr>
      <m:oMath>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d>
              <m:dPr>
                <m:ctrlPr>
                  <w:rPr>
                    <w:rFonts w:ascii="Cambria Math" w:eastAsia="Times New Roman" w:hAnsi="Cambria Math"/>
                    <w:i/>
                  </w:rPr>
                </m:ctrlPr>
              </m:dPr>
              <m:e>
                <m:r>
                  <w:rPr>
                    <w:rFonts w:ascii="Cambria Math" w:eastAsia="Times New Roman" w:hAnsi="Cambria Math"/>
                  </w:rPr>
                  <m:t>n+1</m:t>
                </m:r>
              </m:e>
            </m:d>
          </m:num>
          <m:den>
            <m:r>
              <w:rPr>
                <w:rFonts w:ascii="Cambria Math" w:eastAsia="Times New Roman" w:hAnsi="Cambria Math"/>
              </w:rPr>
              <m:t>2</m:t>
            </m:r>
          </m:den>
        </m:f>
        <m:r>
          <w:rPr>
            <w:rFonts w:ascii="Cambria Math" w:eastAsia="Times New Roman" w:hAnsi="Cambria Math"/>
          </w:rPr>
          <m:t>=n(n-1)/2</m:t>
        </m:r>
      </m:oMath>
      <w:r w:rsidR="006342BC">
        <w:rPr>
          <w:rFonts w:eastAsia="Times New Roman"/>
        </w:rPr>
        <w:t xml:space="preserve"> restrictions are needed to map </w:t>
      </w:r>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oMath>
      <w:r w:rsidR="006342BC">
        <w:rPr>
          <w:rFonts w:eastAsia="Times New Roman"/>
        </w:rPr>
        <w:t xml:space="preserve"> into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sidR="006342BC">
        <w:rPr>
          <w:rFonts w:eastAsia="Times New Roman"/>
        </w:rPr>
        <w:t>.</w:t>
      </w:r>
    </w:p>
    <w:p w14:paraId="2C4194CF" w14:textId="77777777" w:rsidR="004C6499" w:rsidRDefault="004C6499" w:rsidP="001A57E1">
      <w:pPr>
        <w:rPr>
          <w:rFonts w:eastAsia="Times New Roman"/>
        </w:rPr>
      </w:pPr>
      <w:r>
        <w:rPr>
          <w:rFonts w:eastAsia="Times New Roman"/>
        </w:rPr>
        <w:t>In general, in the context of a VAR, the identification and estimation of the structural shocks and their impact on the endogenous variables proceeds as follows</w:t>
      </w:r>
      <w:r w:rsidR="00FC62C3">
        <w:rPr>
          <w:rFonts w:eastAsia="Times New Roman"/>
        </w:rPr>
        <w:t xml:space="preserve"> (</w:t>
      </w:r>
      <w:proofErr w:type="spellStart"/>
      <w:r w:rsidR="00FC62C3">
        <w:rPr>
          <w:rFonts w:eastAsia="Times New Roman"/>
        </w:rPr>
        <w:t>Gambetti</w:t>
      </w:r>
      <w:proofErr w:type="spellEnd"/>
      <w:r w:rsidR="00FC62C3">
        <w:rPr>
          <w:rFonts w:eastAsia="Times New Roman"/>
        </w:rPr>
        <w:t>, 2016)</w:t>
      </w:r>
      <w:r>
        <w:rPr>
          <w:rFonts w:eastAsia="Times New Roman"/>
        </w:rPr>
        <w:t>:</w:t>
      </w:r>
    </w:p>
    <w:p w14:paraId="6AF69553" w14:textId="167CDF00" w:rsidR="004C6499" w:rsidRDefault="004C6499" w:rsidP="009211F9">
      <w:pPr>
        <w:pStyle w:val="Prrafodelista"/>
        <w:numPr>
          <w:ilvl w:val="0"/>
          <w:numId w:val="1"/>
        </w:numPr>
        <w:jc w:val="both"/>
        <w:rPr>
          <w:rFonts w:eastAsia="Times New Roman"/>
        </w:rPr>
      </w:pPr>
      <w:r>
        <w:rPr>
          <w:rFonts w:eastAsia="Times New Roman"/>
        </w:rPr>
        <w:t xml:space="preserve">Estimate a VAR(p)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=C+</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t-p</m:t>
            </m:r>
          </m:sub>
        </m:sSub>
        <m:r>
          <w:rPr>
            <w:rFonts w:ascii="Cambria Math" w:eastAsia="Times New Roman" w:hAnsi="Cambria Math"/>
          </w:rPr>
          <m:t>+</m:t>
        </m:r>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e>
        </m:acc>
      </m:oMath>
      <w:r w:rsidR="0016168A">
        <w:rPr>
          <w:rFonts w:eastAsia="Times New Roman"/>
        </w:rPr>
        <w:t xml:space="preserve"> ,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e>
        </m:acc>
        <m:r>
          <w:rPr>
            <w:rFonts w:ascii="Cambria Math" w:eastAsia="Times New Roman" w:hAnsi="Cambria Math"/>
          </w:rPr>
          <m:t>~WN(0,Σ)</m:t>
        </m:r>
      </m:oMath>
      <w:r w:rsidR="0016168A">
        <w:rPr>
          <w:rFonts w:eastAsia="Times New Roman"/>
        </w:rPr>
        <w:t xml:space="preserve"> </w:t>
      </w:r>
      <w:r>
        <w:rPr>
          <w:rFonts w:eastAsia="Times New Roman"/>
        </w:rPr>
        <w:t xml:space="preserve">to approximate the </w:t>
      </w:r>
      <w:proofErr w:type="spellStart"/>
      <w:r>
        <w:rPr>
          <w:rFonts w:eastAsia="Times New Roman"/>
        </w:rPr>
        <w:t>Wold</w:t>
      </w:r>
      <w:proofErr w:type="spellEnd"/>
      <w:r>
        <w:rPr>
          <w:rFonts w:eastAsia="Times New Roman"/>
        </w:rPr>
        <w:t xml:space="preserve"> decomposition and obtain the estimates </w:t>
      </w:r>
      <m:oMath>
        <m:acc>
          <m:accPr>
            <m:ctrlPr>
              <w:rPr>
                <w:rFonts w:ascii="Cambria Math" w:eastAsia="Times New Roman" w:hAnsi="Cambria Math"/>
                <w:i/>
              </w:rPr>
            </m:ctrlPr>
          </m:accPr>
          <m:e>
            <m:r>
              <w:rPr>
                <w:rFonts w:ascii="Cambria Math" w:eastAsia="Times New Roman" w:hAnsi="Cambria Math"/>
              </w:rPr>
              <m:t>C</m:t>
            </m:r>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2</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3</m:t>
                </m:r>
              </m:sub>
            </m:sSub>
          </m:e>
        </m:acc>
        <m:r>
          <w:rPr>
            <w:rFonts w:ascii="Cambria Math" w:eastAsia="Times New Roman" w:hAnsi="Cambria Math"/>
          </w:rPr>
          <m:t xml:space="preserve">,…, </m:t>
        </m:r>
        <m:acc>
          <m:accPr>
            <m:ctrlPr>
              <w:rPr>
                <w:rFonts w:ascii="Cambria Math" w:eastAsia="Times New Roman" w:hAnsi="Cambria Math"/>
                <w:i/>
              </w:rPr>
            </m:ctrlPr>
          </m:accPr>
          <m:e>
            <m:r>
              <w:rPr>
                <w:rFonts w:ascii="Cambria Math" w:eastAsia="Times New Roman" w:hAnsi="Cambria Math"/>
              </w:rPr>
              <m:t>Σ</m:t>
            </m:r>
          </m:e>
        </m:acc>
      </m:oMath>
      <w:r w:rsidR="00EF0222">
        <w:rPr>
          <w:rFonts w:eastAsia="Times New Roman"/>
        </w:rPr>
        <w:t>.</w:t>
      </w:r>
    </w:p>
    <w:p w14:paraId="10CB7FF9" w14:textId="77777777" w:rsidR="00EF0222" w:rsidRDefault="00EF0222" w:rsidP="009211F9">
      <w:pPr>
        <w:pStyle w:val="Prrafodelista"/>
        <w:numPr>
          <w:ilvl w:val="0"/>
          <w:numId w:val="1"/>
        </w:numPr>
        <w:jc w:val="both"/>
        <w:rPr>
          <w:rFonts w:eastAsia="Times New Roman"/>
        </w:rPr>
      </w:pPr>
      <w:r>
        <w:rPr>
          <w:rFonts w:eastAsia="Times New Roman"/>
        </w:rPr>
        <w:t xml:space="preserve">Invert the VAR(p) in order to derive the coefficients of the approximation of the </w:t>
      </w:r>
      <w:proofErr w:type="spellStart"/>
      <w:r>
        <w:rPr>
          <w:rFonts w:eastAsia="Times New Roman"/>
        </w:rPr>
        <w:t>Wold</w:t>
      </w:r>
      <w:proofErr w:type="spellEnd"/>
      <w:r>
        <w:rPr>
          <w:rFonts w:eastAsia="Times New Roman"/>
        </w:rPr>
        <w:t xml:space="preserve"> representation.</w:t>
      </w:r>
    </w:p>
    <w:p w14:paraId="69F93FCF" w14:textId="303625FC" w:rsidR="00EF0222" w:rsidRDefault="00EF0222" w:rsidP="009211F9">
      <w:pPr>
        <w:pStyle w:val="Prrafodelista"/>
        <w:numPr>
          <w:ilvl w:val="0"/>
          <w:numId w:val="1"/>
        </w:numPr>
        <w:jc w:val="both"/>
        <w:rPr>
          <w:rFonts w:eastAsia="Times New Roman"/>
        </w:rPr>
      </w:pPr>
      <w:r>
        <w:rPr>
          <w:rFonts w:eastAsia="Times New Roman"/>
        </w:rPr>
        <w:t xml:space="preserve">Use Economic arguments to identify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e>
        </m:acc>
      </m:oMath>
      <w:r>
        <w:rPr>
          <w:rFonts w:eastAsia="Times New Roman"/>
        </w:rPr>
        <w:t xml:space="preserve">. Derive structural shocks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e>
        </m:acc>
        <m:r>
          <w:rPr>
            <w:rFonts w:ascii="Cambria Math" w:eastAsia="Times New Roman" w:hAnsi="Cambria Math"/>
          </w:rPr>
          <m:t>=</m:t>
        </m:r>
        <m:sSup>
          <m:sSupPr>
            <m:ctrlPr>
              <w:rPr>
                <w:rFonts w:ascii="Cambria Math" w:eastAsia="Times New Roman" w:hAnsi="Cambria Math"/>
                <w:i/>
              </w:rPr>
            </m:ctrlPr>
          </m:sSupPr>
          <m:e>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e>
            </m:acc>
          </m:e>
          <m:sup>
            <m:r>
              <w:rPr>
                <w:rFonts w:ascii="Cambria Math" w:eastAsia="Times New Roman" w:hAnsi="Cambria Math"/>
              </w:rPr>
              <m:t>-1</m:t>
            </m:r>
          </m:sup>
        </m:sSup>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e>
        </m:acc>
      </m:oMath>
    </w:p>
    <w:p w14:paraId="1A11C590" w14:textId="71AD7B10" w:rsidR="00EF0222" w:rsidRDefault="00EF0222" w:rsidP="009211F9">
      <w:pPr>
        <w:pStyle w:val="Prrafodelista"/>
        <w:numPr>
          <w:ilvl w:val="0"/>
          <w:numId w:val="1"/>
        </w:numPr>
        <w:jc w:val="both"/>
        <w:rPr>
          <w:rFonts w:eastAsia="Times New Roman"/>
        </w:rPr>
      </w:pPr>
      <w:r>
        <w:rPr>
          <w:rFonts w:eastAsia="Times New Roman"/>
        </w:rPr>
        <w:t xml:space="preserve">Quantify the effects of the shocks on the endogenous variables with the estimate of the Impulse Response Functions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j</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j</m:t>
                </m:r>
              </m:sub>
            </m:sSub>
          </m:e>
        </m:acc>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e>
        </m:acc>
      </m:oMath>
      <w:r w:rsidR="00C4091B">
        <w:rPr>
          <w:rFonts w:eastAsia="Times New Roman"/>
        </w:rPr>
        <w:t>.</w:t>
      </w:r>
    </w:p>
    <w:p w14:paraId="36D4E53A" w14:textId="77777777" w:rsidR="00A77D9C" w:rsidRDefault="00C4091B" w:rsidP="009211F9">
      <w:pPr>
        <w:pStyle w:val="Prrafodelista"/>
        <w:numPr>
          <w:ilvl w:val="0"/>
          <w:numId w:val="1"/>
        </w:numPr>
        <w:jc w:val="both"/>
        <w:rPr>
          <w:rFonts w:eastAsia="Times New Roman"/>
        </w:rPr>
      </w:pPr>
      <w:r>
        <w:rPr>
          <w:rFonts w:eastAsia="Times New Roman"/>
        </w:rPr>
        <w:t xml:space="preserve">The Impulse Response Functions </w:t>
      </w:r>
      <w:r w:rsidR="00D441EE">
        <w:rPr>
          <w:rFonts w:eastAsia="Times New Roman"/>
        </w:rPr>
        <w:t>(IRF</w:t>
      </w:r>
      <w:r w:rsidR="009211F9">
        <w:rPr>
          <w:rFonts w:eastAsia="Times New Roman"/>
        </w:rPr>
        <w:t>s</w:t>
      </w:r>
      <w:r w:rsidR="00D441EE">
        <w:rPr>
          <w:rFonts w:eastAsia="Times New Roman"/>
        </w:rPr>
        <w:t xml:space="preserve">) </w:t>
      </w:r>
      <w:r>
        <w:rPr>
          <w:rFonts w:eastAsia="Times New Roman"/>
        </w:rPr>
        <w:t>are continuous functions of the estimated parameters. If this are consistent and asymptotically normal their asymptotic distributions can be obtained using the Delta method. Asymptotic inference is thus achieved. Another option is to use bootstrap methods.</w:t>
      </w:r>
    </w:p>
    <w:p w14:paraId="206AB997" w14:textId="77777777" w:rsidR="00A77D9C" w:rsidDel="000B48DE" w:rsidRDefault="00A77D9C" w:rsidP="00A77D9C">
      <w:pPr>
        <w:ind w:left="360"/>
        <w:rPr>
          <w:del w:id="29" w:author="ANA" w:date="2022-04-17T18:11:00Z"/>
          <w:rFonts w:eastAsia="Times New Roman"/>
        </w:rPr>
      </w:pPr>
    </w:p>
    <w:p w14:paraId="395E8F54" w14:textId="3963F8B0" w:rsidR="00A77D9C" w:rsidRDefault="00A77D9C" w:rsidP="009211F9">
      <w:pPr>
        <w:ind w:left="360"/>
        <w:jc w:val="both"/>
        <w:rPr>
          <w:rFonts w:eastAsia="Times New Roman"/>
        </w:rPr>
      </w:pPr>
      <w:r>
        <w:rPr>
          <w:rFonts w:eastAsia="Times New Roman"/>
        </w:rPr>
        <w:t xml:space="preserve">A general </w:t>
      </w:r>
      <w:r w:rsidR="00122B5F">
        <w:rPr>
          <w:rFonts w:eastAsia="Times New Roman"/>
        </w:rPr>
        <w:t>way to go from VARs to SVARs comes from orthonormalization</w:t>
      </w:r>
      <w:r>
        <w:rPr>
          <w:rFonts w:eastAsia="Times New Roman"/>
        </w:rPr>
        <w:t>, which is a generalization of the well-known Cholesky scheme.</w:t>
      </w:r>
      <w:r w:rsidR="002263DA">
        <w:rPr>
          <w:rFonts w:eastAsia="Times New Roman"/>
        </w:rPr>
        <w:t xml:space="preserve"> Aft</w:t>
      </w:r>
      <w:r w:rsidR="00AA198C">
        <w:rPr>
          <w:rFonts w:eastAsia="Times New Roman"/>
        </w:rPr>
        <w:t>er doing steps 1) and 2) using the standard methods</w:t>
      </w:r>
      <w:r w:rsidR="001A5F73">
        <w:rPr>
          <w:rFonts w:eastAsia="Times New Roman"/>
        </w:rPr>
        <w:t>,</w:t>
      </w:r>
      <w:r w:rsidR="00AA198C">
        <w:rPr>
          <w:rFonts w:eastAsia="Times New Roman"/>
        </w:rPr>
        <w:t xml:space="preserve"> one does step 3</w:t>
      </w:r>
      <w:r w:rsidR="005D588A">
        <w:rPr>
          <w:rFonts w:eastAsia="Times New Roman"/>
        </w:rPr>
        <w:t>)</w:t>
      </w:r>
      <w:r w:rsidR="00AA198C">
        <w:rPr>
          <w:rFonts w:eastAsia="Times New Roman"/>
        </w:rPr>
        <w:t xml:space="preserve"> in the following way. From the invertible </w:t>
      </w:r>
      <w:r w:rsidR="00D441EE">
        <w:rPr>
          <w:rFonts w:eastAsia="Times New Roman"/>
        </w:rPr>
        <w:t>Moving Average (</w:t>
      </w:r>
      <w:r w:rsidR="00AA198C">
        <w:rPr>
          <w:rFonts w:eastAsia="Times New Roman"/>
        </w:rPr>
        <w:t>MA</w:t>
      </w:r>
      <w:r w:rsidR="00D441EE">
        <w:rPr>
          <w:rFonts w:eastAsia="Times New Roman"/>
        </w:rPr>
        <w:t>)</w:t>
      </w:r>
      <w:r w:rsidR="00AA198C">
        <w:rPr>
          <w:rFonts w:eastAsia="Times New Roman"/>
        </w:rPr>
        <w:t xml:space="preserve"> representation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oMath>
      <w:r w:rsidR="00AA198C">
        <w:rPr>
          <w:rFonts w:eastAsia="Times New Roman"/>
        </w:rPr>
        <w:t xml:space="preserve"> we derive the class of orthonormal representations, </w:t>
      </w:r>
      <w:proofErr w:type="gramStart"/>
      <w:r w:rsidR="00AA198C">
        <w:rPr>
          <w:rFonts w:eastAsia="Times New Roman"/>
        </w:rPr>
        <w:t>i.e.</w:t>
      </w:r>
      <w:proofErr w:type="gramEnd"/>
      <w:r w:rsidR="00AA198C">
        <w:rPr>
          <w:rFonts w:eastAsia="Times New Roman"/>
        </w:rPr>
        <w:t xml:space="preserve"> the class of representations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oMath>
      <w:r w:rsidR="00AA198C">
        <w:rPr>
          <w:rFonts w:eastAsia="Times New Roman"/>
        </w:rPr>
        <w:t xml:space="preserve"> in terms of orthonormal shocks.</w:t>
      </w:r>
    </w:p>
    <w:p w14:paraId="7BAD4934" w14:textId="6E81891A" w:rsidR="00AA198C" w:rsidRDefault="00AA198C" w:rsidP="00A77D9C">
      <w:pPr>
        <w:ind w:left="360"/>
        <w:rPr>
          <w:rFonts w:eastAsia="Times New Roman"/>
        </w:rPr>
      </w:pPr>
      <w:r>
        <w:rPr>
          <w:rFonts w:eastAsia="Times New Roman"/>
        </w:rPr>
        <w:t xml:space="preserve">Let </w:t>
      </w:r>
      <m:oMath>
        <m:r>
          <w:rPr>
            <w:rFonts w:ascii="Cambria Math" w:eastAsia="Times New Roman" w:hAnsi="Cambria Math"/>
          </w:rPr>
          <m:t>H</m:t>
        </m:r>
      </m:oMath>
      <w:r>
        <w:rPr>
          <w:rFonts w:eastAsia="Times New Roman"/>
        </w:rPr>
        <w:t xml:space="preserve"> be any orthogonal matrix, </w:t>
      </w:r>
      <w:proofErr w:type="gramStart"/>
      <w:r>
        <w:rPr>
          <w:rFonts w:eastAsia="Times New Roman"/>
        </w:rPr>
        <w:t>i.e.</w:t>
      </w:r>
      <w:proofErr w:type="gramEnd"/>
      <w:r>
        <w:rPr>
          <w:rFonts w:eastAsia="Times New Roman"/>
        </w:rPr>
        <w:t xml:space="preserve"> </w:t>
      </w:r>
      <m:oMath>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H=H</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=I</m:t>
        </m:r>
      </m:oMath>
      <w:r>
        <w:rPr>
          <w:rFonts w:eastAsia="Times New Roman"/>
        </w:rPr>
        <w:t xml:space="preserve">. Defining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SH</m:t>
                </m:r>
              </m:e>
            </m:d>
          </m:e>
          <m:sup>
            <m:r>
              <w:rPr>
                <w:rFonts w:ascii="Cambria Math" w:eastAsia="Times New Roman" w:hAnsi="Cambria Math"/>
              </w:rPr>
              <m:t>-1</m:t>
            </m:r>
          </m:sup>
        </m:sSup>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oMath>
      <w:r>
        <w:rPr>
          <w:rFonts w:eastAsia="Times New Roman"/>
        </w:rPr>
        <w:t xml:space="preserve"> we can recover the general class of orthonormal representations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oMath>
    </w:p>
    <w:p w14:paraId="41DE38DE" w14:textId="42379B37" w:rsidR="00AA198C" w:rsidRPr="001D30DB" w:rsidRDefault="00DF47F1" w:rsidP="00AA198C">
      <w:pPr>
        <w:ind w:left="36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SH</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0538628F" w14:textId="590FC05A" w:rsidR="007559A7" w:rsidRPr="001D30DB" w:rsidRDefault="00DF47F1" w:rsidP="00AA198C">
      <w:pPr>
        <w:ind w:left="36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5F29CD7B" w14:textId="4ECD7495" w:rsidR="00CE0B81" w:rsidRPr="001D30DB" w:rsidRDefault="00DF47F1" w:rsidP="00AA198C">
      <w:pPr>
        <w:ind w:left="36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j</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t-j</m:t>
                  </m:r>
                </m:sub>
              </m:sSub>
            </m:e>
          </m:nary>
        </m:oMath>
      </m:oMathPara>
    </w:p>
    <w:p w14:paraId="61BCD71A" w14:textId="17A99290" w:rsidR="007559A7" w:rsidRDefault="007559A7" w:rsidP="007559A7">
      <w:pPr>
        <w:ind w:left="360"/>
        <w:rPr>
          <w:rFonts w:eastAsia="Times New Roman"/>
        </w:rPr>
      </w:pPr>
      <w:r>
        <w:rPr>
          <w:rFonts w:eastAsia="Times New Roman"/>
        </w:rPr>
        <w:t xml:space="preserve">Where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SH</m:t>
        </m:r>
      </m:oMath>
      <w:r w:rsidR="003C607C">
        <w:rPr>
          <w:rFonts w:eastAsia="Times New Roman"/>
        </w:rPr>
        <w:t xml:space="preserve"> </w:t>
      </w:r>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~WN</m:t>
        </m:r>
      </m:oMath>
      <w:r>
        <w:rPr>
          <w:rFonts w:eastAsia="Times New Roman"/>
        </w:rPr>
        <w:t xml:space="preserve"> with</w:t>
      </w:r>
    </w:p>
    <w:p w14:paraId="2494DE1C" w14:textId="422432FA" w:rsidR="007559A7" w:rsidRPr="001D30DB" w:rsidRDefault="001D30DB" w:rsidP="007559A7">
      <w:pPr>
        <w:ind w:left="360"/>
        <w:rPr>
          <w:rFonts w:eastAsia="Times New Roman"/>
        </w:rPr>
      </w:pPr>
      <m:oMathPara>
        <m:oMath>
          <m:r>
            <w:rPr>
              <w:rFonts w:ascii="Cambria Math" w:eastAsia="Times New Roman" w:hAnsi="Cambria Math"/>
            </w:rPr>
            <m:t>E</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sSubSup>
                <m:sSubSupPr>
                  <m:ctrlPr>
                    <w:rPr>
                      <w:rFonts w:ascii="Cambria Math" w:eastAsia="Times New Roman" w:hAnsi="Cambria Math"/>
                      <w:i/>
                    </w:rPr>
                  </m:ctrlPr>
                </m:sSubSupPr>
                <m:e>
                  <m:r>
                    <w:rPr>
                      <w:rFonts w:ascii="Cambria Math" w:eastAsia="Times New Roman" w:hAnsi="Cambria Math"/>
                    </w:rPr>
                    <m:t>u</m:t>
                  </m:r>
                </m:e>
                <m:sub>
                  <m:r>
                    <w:rPr>
                      <w:rFonts w:ascii="Cambria Math" w:eastAsia="Times New Roman" w:hAnsi="Cambria Math"/>
                    </w:rPr>
                    <m:t>t</m:t>
                  </m:r>
                </m:sub>
                <m:sup>
                  <m:r>
                    <w:rPr>
                      <w:rFonts w:ascii="Cambria Math" w:eastAsia="Times New Roman" w:hAnsi="Cambria Math"/>
                    </w:rPr>
                    <m:t>'</m:t>
                  </m:r>
                </m:sup>
              </m:sSubSup>
            </m:e>
          </m:d>
          <m:r>
            <w:rPr>
              <w:rFonts w:ascii="Cambria Math" w:eastAsia="Times New Roman" w:hAnsi="Cambria Math"/>
            </w:rPr>
            <m:t>=E</m:t>
          </m:r>
          <m:d>
            <m:dPr>
              <m:ctrlPr>
                <w:rPr>
                  <w:rFonts w:ascii="Cambria Math" w:eastAsia="Times New Roman" w:hAnsi="Cambria Math"/>
                  <w:i/>
                </w:rPr>
              </m:ctrlPr>
            </m:dPr>
            <m:e>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e>
                  </m:d>
                </m:e>
                <m:sup>
                  <m:r>
                    <w:rPr>
                      <w:rFonts w:ascii="Cambria Math" w:eastAsia="Times New Roman" w:hAnsi="Cambria Math"/>
                    </w:rPr>
                    <m:t>-1</m:t>
                  </m:r>
                </m:sup>
              </m:sSup>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sSubSup>
                <m:sSubSupPr>
                  <m:ctrlPr>
                    <w:rPr>
                      <w:rFonts w:ascii="Cambria Math" w:eastAsia="Times New Roman" w:hAnsi="Cambria Math"/>
                      <w:i/>
                    </w:rPr>
                  </m:ctrlPr>
                </m:sSubSupPr>
                <m:e>
                  <m:r>
                    <w:rPr>
                      <w:rFonts w:ascii="Cambria Math" w:eastAsia="Times New Roman" w:hAnsi="Cambria Math"/>
                    </w:rPr>
                    <m:t>e</m:t>
                  </m:r>
                </m:e>
                <m:sub>
                  <m:r>
                    <w:rPr>
                      <w:rFonts w:ascii="Cambria Math" w:eastAsia="Times New Roman" w:hAnsi="Cambria Math"/>
                    </w:rPr>
                    <m:t>t</m:t>
                  </m:r>
                </m:sub>
                <m:sup>
                  <m:r>
                    <w:rPr>
                      <w:rFonts w:ascii="Cambria Math" w:eastAsia="Times New Roman" w:hAnsi="Cambria Math"/>
                    </w:rPr>
                    <m:t>'</m:t>
                  </m:r>
                </m:sup>
              </m:sSubSup>
              <m:sSup>
                <m:sSupPr>
                  <m:ctrlPr>
                    <w:rPr>
                      <w:rFonts w:ascii="Cambria Math" w:eastAsia="Times New Roman" w:hAnsi="Cambria Math"/>
                      <w:i/>
                    </w:rPr>
                  </m:ctrlPr>
                </m:sSupPr>
                <m:e>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e>
                      </m:d>
                    </m:e>
                    <m:sup>
                      <m:r>
                        <w:rPr>
                          <w:rFonts w:ascii="Cambria Math" w:eastAsia="Times New Roman" w:hAnsi="Cambria Math"/>
                        </w:rPr>
                        <m:t>-1</m:t>
                      </m:r>
                    </m:sup>
                  </m:sSup>
                </m:e>
                <m:sup>
                  <m:r>
                    <w:rPr>
                      <w:rFonts w:ascii="Cambria Math" w:eastAsia="Times New Roman" w:hAnsi="Cambria Math"/>
                    </w:rPr>
                    <m:t>'</m:t>
                  </m:r>
                </m:sup>
              </m:sSup>
            </m:e>
          </m:d>
        </m:oMath>
      </m:oMathPara>
    </w:p>
    <w:p w14:paraId="7E198D98" w14:textId="247F92F5" w:rsidR="007559A7" w:rsidRPr="001D30DB" w:rsidRDefault="001D30DB" w:rsidP="007559A7">
      <w:pPr>
        <w:ind w:left="360"/>
        <w:jc w:val="center"/>
        <w:rPr>
          <w:rFonts w:eastAsia="Times New Roman"/>
        </w:rPr>
      </w:pPr>
      <m:oMathPara>
        <m:oMath>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-1</m:t>
              </m:r>
            </m:sup>
          </m:sSup>
          <m:r>
            <w:rPr>
              <w:rFonts w:ascii="Cambria Math" w:eastAsia="Times New Roman" w:hAnsi="Cambria Math"/>
            </w:rPr>
            <m:t>E</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sSubSup>
                <m:sSubSupPr>
                  <m:ctrlPr>
                    <w:rPr>
                      <w:rFonts w:ascii="Cambria Math" w:eastAsia="Times New Roman" w:hAnsi="Cambria Math"/>
                      <w:i/>
                    </w:rPr>
                  </m:ctrlPr>
                </m:sSubSupPr>
                <m:e>
                  <m:r>
                    <w:rPr>
                      <w:rFonts w:ascii="Cambria Math" w:eastAsia="Times New Roman" w:hAnsi="Cambria Math"/>
                    </w:rPr>
                    <m:t>e</m:t>
                  </m:r>
                </m:e>
                <m:sub>
                  <m:r>
                    <w:rPr>
                      <w:rFonts w:ascii="Cambria Math" w:eastAsia="Times New Roman" w:hAnsi="Cambria Math"/>
                    </w:rPr>
                    <m:t>t</m:t>
                  </m:r>
                </m:sub>
                <m:sup>
                  <m:r>
                    <w:rPr>
                      <w:rFonts w:ascii="Cambria Math" w:eastAsia="Times New Roman" w:hAnsi="Cambria Math"/>
                    </w:rPr>
                    <m:t>'</m:t>
                  </m:r>
                </m:sup>
              </m:sSubSup>
            </m:e>
          </m:d>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sSup>
            <m:sSupPr>
              <m:ctrlPr>
                <w:rPr>
                  <w:rFonts w:ascii="Cambria Math" w:eastAsia="Times New Roman" w:hAnsi="Cambria Math"/>
                  <w:i/>
                </w:rPr>
              </m:ctrlPr>
            </m:sSupPr>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e>
            <m:sup>
              <m:r>
                <w:rPr>
                  <w:rFonts w:ascii="Cambria Math" w:eastAsia="Times New Roman" w:hAnsi="Cambria Math"/>
                </w:rPr>
                <m:t>-1</m:t>
              </m:r>
            </m:sup>
          </m:sSup>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-1</m:t>
              </m:r>
            </m:sup>
          </m:sSup>
          <m:r>
            <w:rPr>
              <w:rFonts w:ascii="Cambria Math" w:eastAsia="Times New Roman" w:hAnsi="Cambria Math"/>
            </w:rPr>
            <m:t>Σ</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sSup>
            <m:sSupPr>
              <m:ctrlPr>
                <w:rPr>
                  <w:rFonts w:ascii="Cambria Math" w:eastAsia="Times New Roman" w:hAnsi="Cambria Math"/>
                  <w:i/>
                </w:rPr>
              </m:ctrlPr>
            </m:sSupPr>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e>
            <m:sup>
              <m:r>
                <w:rPr>
                  <w:rFonts w:ascii="Cambria Math" w:eastAsia="Times New Roman" w:hAnsi="Cambria Math"/>
                </w:rPr>
                <m:t>-1</m:t>
              </m:r>
            </m:sup>
          </m:sSup>
        </m:oMath>
      </m:oMathPara>
    </w:p>
    <w:p w14:paraId="3559ED9D" w14:textId="1671A665" w:rsidR="007559A7" w:rsidRPr="001D30DB" w:rsidRDefault="001D30DB" w:rsidP="007559A7">
      <w:pPr>
        <w:ind w:left="360"/>
        <w:jc w:val="center"/>
        <w:rPr>
          <w:rFonts w:eastAsia="Times New Roman"/>
        </w:rPr>
      </w:pPr>
      <m:oMathPara>
        <m:oMath>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-1</m:t>
              </m:r>
            </m:sup>
          </m:sSup>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sSup>
            <m:sSupPr>
              <m:ctrlPr>
                <w:rPr>
                  <w:rFonts w:ascii="Cambria Math" w:eastAsia="Times New Roman" w:hAnsi="Cambria Math"/>
                  <w:i/>
                </w:rPr>
              </m:ctrlPr>
            </m:sSupPr>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e>
            <m:sup>
              <m:r>
                <w:rPr>
                  <w:rFonts w:ascii="Cambria Math" w:eastAsia="Times New Roman" w:hAnsi="Cambria Math"/>
                </w:rPr>
                <m:t>-1</m:t>
              </m:r>
            </m:sup>
          </m:sSup>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=I</m:t>
          </m:r>
        </m:oMath>
      </m:oMathPara>
    </w:p>
    <w:p w14:paraId="55FD815E" w14:textId="5653ACC8" w:rsidR="008D251F" w:rsidRDefault="008D251F" w:rsidP="009211F9">
      <w:pPr>
        <w:ind w:left="360"/>
        <w:jc w:val="both"/>
        <w:rPr>
          <w:rFonts w:eastAsia="Times New Roman"/>
        </w:rPr>
      </w:pPr>
      <w:r>
        <w:rPr>
          <w:rFonts w:eastAsia="Times New Roman"/>
        </w:rPr>
        <w:t xml:space="preserve">Where </w:t>
      </w:r>
      <m:oMath>
        <m:r>
          <w:rPr>
            <w:rFonts w:ascii="Cambria Math" w:eastAsia="Times New Roman" w:hAnsi="Cambria Math"/>
          </w:rPr>
          <m:t>S</m:t>
        </m:r>
      </m:oMath>
      <w:r>
        <w:rPr>
          <w:rFonts w:eastAsia="Times New Roman"/>
        </w:rPr>
        <w:t xml:space="preserve"> is the unique lower triangular matrix such that </w:t>
      </w:r>
      <m:oMath>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r>
          <w:rPr>
            <w:rFonts w:ascii="Cambria Math" w:eastAsia="Times New Roman" w:hAnsi="Cambria Math"/>
          </w:rPr>
          <m:t>=Σ</m:t>
        </m:r>
      </m:oMath>
      <w:r>
        <w:rPr>
          <w:rFonts w:eastAsia="Times New Roman"/>
        </w:rPr>
        <w:t xml:space="preserve"> (Cholesky </w:t>
      </w:r>
      <w:proofErr w:type="gramStart"/>
      <w:r>
        <w:rPr>
          <w:rFonts w:eastAsia="Times New Roman"/>
        </w:rPr>
        <w:t>Decomposition).</w:t>
      </w:r>
      <w:proofErr w:type="gramEnd"/>
      <w:r>
        <w:rPr>
          <w:rFonts w:eastAsia="Times New Roman"/>
        </w:rPr>
        <w:t xml:space="preserve"> The Cholesky scheme amounts to making </w:t>
      </w:r>
      <m:oMath>
        <m:r>
          <w:rPr>
            <w:rFonts w:ascii="Cambria Math" w:eastAsia="Times New Roman" w:hAnsi="Cambria Math"/>
          </w:rPr>
          <m:t>H=I</m:t>
        </m:r>
      </m:oMath>
      <w:r>
        <w:rPr>
          <w:rFonts w:eastAsia="Times New Roman"/>
        </w:rPr>
        <w:t>. One would use economic arguments to fix</w:t>
      </w:r>
      <w:r w:rsidR="00F76BE0">
        <w:rPr>
          <w:rFonts w:eastAsia="Times New Roman"/>
        </w:rPr>
        <w:t xml:space="preserve"> </w:t>
      </w:r>
      <w:r w:rsidR="00947BE5">
        <w:rPr>
          <w:rFonts w:eastAsia="Times New Roman"/>
        </w:rPr>
        <w:t xml:space="preserve">a particular </w:t>
      </w:r>
      <m:oMath>
        <m:r>
          <w:rPr>
            <w:rFonts w:ascii="Cambria Math" w:eastAsia="Times New Roman" w:hAnsi="Cambria Math"/>
          </w:rPr>
          <m:t>H</m:t>
        </m:r>
      </m:oMath>
      <w:r w:rsidR="00947BE5">
        <w:rPr>
          <w:rFonts w:eastAsia="Times New Roman"/>
        </w:rPr>
        <w:t>.</w:t>
      </w:r>
      <w:r w:rsidR="003F54BC">
        <w:rPr>
          <w:rFonts w:eastAsia="Times New Roman"/>
        </w:rPr>
        <w:t xml:space="preserve"> In order to fix the matrix </w:t>
      </w:r>
      <m:oMath>
        <m:r>
          <w:rPr>
            <w:rFonts w:ascii="Cambria Math" w:eastAsia="Times New Roman" w:hAnsi="Cambria Math"/>
          </w:rPr>
          <m:t>H</m:t>
        </m:r>
      </m:oMath>
      <w:r w:rsidR="003F54BC">
        <w:rPr>
          <w:rFonts w:eastAsia="Times New Roman"/>
        </w:rPr>
        <w:t xml:space="preserve"> we </w:t>
      </w:r>
      <w:proofErr w:type="gramStart"/>
      <w:r w:rsidR="003F54BC">
        <w:rPr>
          <w:rFonts w:eastAsia="Times New Roman"/>
        </w:rPr>
        <w:t>have to</w:t>
      </w:r>
      <w:proofErr w:type="gramEnd"/>
      <w:r w:rsidR="003F54BC">
        <w:rPr>
          <w:rFonts w:eastAsia="Times New Roman"/>
        </w:rPr>
        <w:t xml:space="preserve"> fix </w:t>
      </w:r>
      <m:oMath>
        <m:r>
          <w:rPr>
            <w:rFonts w:ascii="Cambria Math" w:eastAsia="Times New Roman" w:hAnsi="Cambria Math"/>
          </w:rPr>
          <m:t>n(n-1)/2</m:t>
        </m:r>
      </m:oMath>
      <w:r w:rsidR="003F54BC">
        <w:rPr>
          <w:rFonts w:eastAsia="Times New Roman"/>
        </w:rPr>
        <w:t xml:space="preserve"> parameters.</w:t>
      </w:r>
      <w:r w:rsidR="00F76BE0">
        <w:rPr>
          <w:rFonts w:eastAsia="Times New Roman"/>
        </w:rPr>
        <w:t xml:space="preserve"> In the case of the Cholesky scheme, this are usually </w:t>
      </w:r>
      <w:r w:rsidR="00FC54DB">
        <w:rPr>
          <w:rFonts w:eastAsia="Times New Roman"/>
        </w:rPr>
        <w:t xml:space="preserve">economic </w:t>
      </w:r>
      <w:r w:rsidR="00F76BE0">
        <w:rPr>
          <w:rFonts w:eastAsia="Times New Roman"/>
        </w:rPr>
        <w:t xml:space="preserve">arguments about the timing of the effects of the shocks on </w:t>
      </w:r>
      <w:proofErr w:type="gramStart"/>
      <w:r w:rsidR="00F76BE0">
        <w:rPr>
          <w:rFonts w:eastAsia="Times New Roman"/>
        </w:rPr>
        <w:t>particular variables</w:t>
      </w:r>
      <w:proofErr w:type="gramEnd"/>
      <w:r w:rsidR="00F76BE0">
        <w:rPr>
          <w:rFonts w:eastAsia="Times New Roman"/>
        </w:rPr>
        <w:t xml:space="preserve"> of the system</w:t>
      </w:r>
      <w:r w:rsidR="00010B43">
        <w:rPr>
          <w:rFonts w:eastAsia="Times New Roman"/>
        </w:rPr>
        <w:t>.</w:t>
      </w:r>
      <w:r w:rsidR="003F54BC">
        <w:rPr>
          <w:rFonts w:eastAsia="Times New Roman"/>
        </w:rPr>
        <w:t xml:space="preserve"> </w:t>
      </w:r>
    </w:p>
    <w:p w14:paraId="7958CB1C" w14:textId="77777777" w:rsidR="0085438F" w:rsidRDefault="0085438F" w:rsidP="009211F9">
      <w:pPr>
        <w:ind w:left="360"/>
        <w:jc w:val="both"/>
        <w:rPr>
          <w:rFonts w:eastAsia="Times New Roman"/>
        </w:rPr>
      </w:pPr>
      <w:r>
        <w:rPr>
          <w:rFonts w:eastAsia="Times New Roman"/>
        </w:rPr>
        <w:t>To sum up</w:t>
      </w:r>
      <w:r w:rsidR="00EE1F0A">
        <w:rPr>
          <w:rFonts w:eastAsia="Times New Roman"/>
        </w:rPr>
        <w:t>,</w:t>
      </w:r>
      <w:r>
        <w:rPr>
          <w:rFonts w:eastAsia="Times New Roman"/>
        </w:rPr>
        <w:t xml:space="preserve"> a rather general way to go from reduced form VAR to SVAR</w:t>
      </w:r>
      <w:r w:rsidR="003C607C">
        <w:rPr>
          <w:rFonts w:eastAsia="Times New Roman"/>
        </w:rPr>
        <w:t>, thus representing the time series as a series of structural shocks,</w:t>
      </w:r>
      <w:r>
        <w:rPr>
          <w:rFonts w:eastAsia="Times New Roman"/>
        </w:rPr>
        <w:t xml:space="preserve"> is by estimating an orthonormal representation of the MA representation of the reduced form VAR, where the restrictions that define the orthonormalization comes from an economic argument. Inference can be done with standard </w:t>
      </w:r>
      <w:proofErr w:type="spellStart"/>
      <w:r>
        <w:rPr>
          <w:rFonts w:eastAsia="Times New Roman"/>
        </w:rPr>
        <w:t>tecniques</w:t>
      </w:r>
      <w:proofErr w:type="spellEnd"/>
      <w:r>
        <w:rPr>
          <w:rFonts w:eastAsia="Times New Roman"/>
        </w:rPr>
        <w:t>.</w:t>
      </w:r>
    </w:p>
    <w:p w14:paraId="5E74FAD0" w14:textId="7C4F54F8" w:rsidR="0085438F" w:rsidRDefault="003F54BC" w:rsidP="009211F9">
      <w:pPr>
        <w:ind w:left="360"/>
        <w:jc w:val="both"/>
        <w:rPr>
          <w:rFonts w:eastAsia="Times New Roman"/>
        </w:rPr>
      </w:pPr>
      <w:r>
        <w:rPr>
          <w:rFonts w:eastAsia="Times New Roman"/>
        </w:rPr>
        <w:t xml:space="preserve">In the case of partial identification, this is, when we only want to identify </w:t>
      </w:r>
      <w:r w:rsidR="003C607C">
        <w:rPr>
          <w:rFonts w:eastAsia="Times New Roman"/>
        </w:rPr>
        <w:t xml:space="preserve">and extract </w:t>
      </w:r>
      <w:r>
        <w:rPr>
          <w:rFonts w:eastAsia="Times New Roman"/>
        </w:rPr>
        <w:t xml:space="preserve">one (or a subset </w:t>
      </w:r>
      <w:proofErr w:type="gramStart"/>
      <w:r>
        <w:rPr>
          <w:rFonts w:eastAsia="Times New Roman"/>
        </w:rPr>
        <w:t>of )</w:t>
      </w:r>
      <w:proofErr w:type="gramEnd"/>
      <w:r w:rsidR="00632872">
        <w:rPr>
          <w:rFonts w:eastAsia="Times New Roman"/>
        </w:rPr>
        <w:t xml:space="preserve"> of all possible shocks, one just fixes</w:t>
      </w:r>
      <w:r>
        <w:rPr>
          <w:rFonts w:eastAsia="Times New Roman"/>
        </w:rPr>
        <w:t xml:space="preserve"> a column of H</w:t>
      </w:r>
      <w:r w:rsidR="00D2475E">
        <w:rPr>
          <w:rFonts w:eastAsia="Times New Roman"/>
        </w:rPr>
        <w:t xml:space="preserve"> (or a subset of</w:t>
      </w:r>
      <w:r w:rsidR="00EE1F0A">
        <w:rPr>
          <w:rFonts w:eastAsia="Times New Roman"/>
        </w:rPr>
        <w:t xml:space="preserve"> columns)</w:t>
      </w:r>
      <w:r>
        <w:rPr>
          <w:rFonts w:eastAsia="Times New Roman"/>
        </w:rPr>
        <w:t xml:space="preserve">. In this case, what we </w:t>
      </w:r>
      <w:proofErr w:type="gramStart"/>
      <w:r>
        <w:rPr>
          <w:rFonts w:eastAsia="Times New Roman"/>
        </w:rPr>
        <w:t>have to</w:t>
      </w:r>
      <w:proofErr w:type="gramEnd"/>
      <w:r>
        <w:rPr>
          <w:rFonts w:eastAsia="Times New Roman"/>
        </w:rPr>
        <w:t xml:space="preserve"> do is fix </w:t>
      </w:r>
      <m:oMath>
        <m:r>
          <w:rPr>
            <w:rFonts w:ascii="Cambria Math" w:eastAsia="Times New Roman" w:hAnsi="Cambria Math"/>
          </w:rPr>
          <m:t>n-1</m:t>
        </m:r>
      </m:oMath>
      <w:r>
        <w:rPr>
          <w:rFonts w:eastAsia="Times New Roman"/>
        </w:rPr>
        <w:t xml:space="preserve"> elements of </w:t>
      </w:r>
      <m:oMath>
        <m:r>
          <w:rPr>
            <w:rFonts w:ascii="Cambria Math" w:eastAsia="Times New Roman" w:hAnsi="Cambria Math"/>
          </w:rPr>
          <m:t>H</m:t>
        </m:r>
      </m:oMath>
      <w:r>
        <w:rPr>
          <w:rFonts w:eastAsia="Times New Roman"/>
        </w:rPr>
        <w:t xml:space="preserve">, all but one of the elements of </w:t>
      </w:r>
      <w:r w:rsidR="00077C42">
        <w:rPr>
          <w:rFonts w:eastAsia="Times New Roman"/>
        </w:rPr>
        <w:t xml:space="preserve">a column of </w:t>
      </w:r>
      <w:r>
        <w:rPr>
          <w:rFonts w:eastAsia="Times New Roman"/>
        </w:rPr>
        <w:t>the identifying matrix</w:t>
      </w:r>
      <w:r w:rsidR="00077C42">
        <w:rPr>
          <w:rFonts w:eastAsia="Times New Roman"/>
        </w:rPr>
        <w:t>. The additional restrictions are provided by the norm of the vector equal to one.</w:t>
      </w:r>
    </w:p>
    <w:p w14:paraId="48C6F154" w14:textId="57665D73" w:rsidR="00186F79" w:rsidRDefault="003F4D35" w:rsidP="009211F9">
      <w:pPr>
        <w:ind w:left="360"/>
        <w:jc w:val="both"/>
        <w:rPr>
          <w:rFonts w:eastAsia="Times New Roman"/>
        </w:rPr>
      </w:pPr>
      <w:r>
        <w:rPr>
          <w:rFonts w:eastAsia="Times New Roman"/>
        </w:rPr>
        <w:t>Another popular scheme for structural shock identification is</w:t>
      </w:r>
      <w:r w:rsidR="00D441EE">
        <w:rPr>
          <w:rFonts w:eastAsia="Times New Roman"/>
        </w:rPr>
        <w:t xml:space="preserve"> l</w:t>
      </w:r>
      <w:r>
        <w:rPr>
          <w:rFonts w:eastAsia="Times New Roman"/>
        </w:rPr>
        <w:t xml:space="preserve">ong-run restrictions. </w:t>
      </w:r>
      <w:proofErr w:type="gramStart"/>
      <w:r>
        <w:rPr>
          <w:rFonts w:eastAsia="Times New Roman"/>
        </w:rPr>
        <w:t>Often</w:t>
      </w:r>
      <w:proofErr w:type="gramEnd"/>
      <w:r>
        <w:rPr>
          <w:rFonts w:eastAsia="Times New Roman"/>
        </w:rPr>
        <w:t xml:space="preserve"> we are better informed by economic theory about what are the effects of shocks on variables in the long-run. In the context of a VAR, this amounts to making </w:t>
      </w:r>
      <w:r w:rsidR="003C607C">
        <w:rPr>
          <w:rFonts w:eastAsia="Times New Roman"/>
        </w:rPr>
        <w:t xml:space="preserve">a restriction on the matrix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2</m:t>
            </m:r>
          </m:sub>
        </m:sSub>
        <m:r>
          <w:rPr>
            <w:rFonts w:ascii="Cambria Math" w:eastAsia="Times New Roman" w:hAnsi="Cambria Math"/>
          </w:rPr>
          <m:t>+…</m:t>
        </m:r>
      </m:oMath>
      <w:r w:rsidR="003C607C">
        <w:rPr>
          <w:rFonts w:eastAsia="Times New Roman"/>
        </w:rPr>
        <w:t xml:space="preserve"> </w:t>
      </w:r>
      <w:r w:rsidR="008F0BA4">
        <w:rPr>
          <w:rFonts w:eastAsia="Times New Roman"/>
        </w:rPr>
        <w:t xml:space="preserve">, </w:t>
      </w:r>
      <w:r w:rsidR="003C607C">
        <w:rPr>
          <w:rFonts w:eastAsia="Times New Roman"/>
        </w:rPr>
        <w:t>of long-run effects</w:t>
      </w:r>
      <w:r>
        <w:rPr>
          <w:rFonts w:eastAsia="Times New Roman"/>
        </w:rPr>
        <w:t xml:space="preserve">. </w:t>
      </w:r>
    </w:p>
    <w:p w14:paraId="1324EF59" w14:textId="77777777" w:rsidR="00186F79" w:rsidRDefault="00186F79" w:rsidP="003F4D35">
      <w:pPr>
        <w:ind w:left="360"/>
        <w:rPr>
          <w:rFonts w:eastAsia="Times New Roman"/>
        </w:rPr>
      </w:pPr>
      <w:r>
        <w:rPr>
          <w:rFonts w:eastAsia="Times New Roman"/>
        </w:rPr>
        <w:t xml:space="preserve">Take the </w:t>
      </w:r>
      <w:proofErr w:type="spellStart"/>
      <w:r>
        <w:rPr>
          <w:rFonts w:eastAsia="Times New Roman"/>
        </w:rPr>
        <w:t>autorregresive</w:t>
      </w:r>
      <w:proofErr w:type="spellEnd"/>
      <w:r>
        <w:rPr>
          <w:rFonts w:eastAsia="Times New Roman"/>
        </w:rPr>
        <w:t xml:space="preserve"> representation of the SVAR</w:t>
      </w:r>
      <w:r w:rsidR="00110EDE">
        <w:rPr>
          <w:rFonts w:eastAsia="Times New Roman"/>
        </w:rPr>
        <w:t>, which is equivalent to (1)</w:t>
      </w:r>
      <w:r w:rsidR="00097CAF">
        <w:rPr>
          <w:rFonts w:eastAsia="Times New Roman"/>
        </w:rPr>
        <w:t xml:space="preserve"> above</w:t>
      </w:r>
      <w:r w:rsidR="00110EDE">
        <w:rPr>
          <w:rFonts w:eastAsia="Times New Roman"/>
        </w:rPr>
        <w:t>,</w:t>
      </w:r>
    </w:p>
    <w:p w14:paraId="0AFED5EB" w14:textId="2D68861A" w:rsidR="00186F79" w:rsidRPr="001D30DB" w:rsidRDefault="00DF47F1" w:rsidP="003F4D35">
      <w:pPr>
        <w:ind w:left="360"/>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t-p</m:t>
              </m:r>
            </m:sub>
          </m:sSub>
          <m:r>
            <w:rPr>
              <w:rFonts w:ascii="Cambria Math" w:eastAsia="Times New Roman" w:hAnsi="Cambria Math"/>
            </w:rPr>
            <m:t>+SH</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6D614EC4" w14:textId="6376FEF3" w:rsidR="00186F79" w:rsidRDefault="00186F79" w:rsidP="003F4D35">
      <w:pPr>
        <w:ind w:left="360"/>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Pr>
          <w:rFonts w:eastAsia="Times New Roman"/>
        </w:rPr>
        <w:t xml:space="preserve"> is as before. Making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=I</m:t>
        </m:r>
      </m:oMath>
      <w:r>
        <w:rPr>
          <w:rFonts w:eastAsia="Times New Roman"/>
        </w:rPr>
        <w:t xml:space="preserve"> we have the long-run effects. By inversion we have</w:t>
      </w:r>
    </w:p>
    <w:p w14:paraId="4917B076" w14:textId="1A12F6E8" w:rsidR="00186F79" w:rsidRPr="001D30DB" w:rsidRDefault="00DF47F1" w:rsidP="003F4D35">
      <w:pPr>
        <w:ind w:left="360"/>
        <w:rPr>
          <w:rFonts w:eastAsia="Times New Roman"/>
        </w:rPr>
      </w:pPr>
      <m:oMathPara>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d>
            </m:e>
            <m:sup>
              <m:r>
                <w:rPr>
                  <w:rFonts w:ascii="Cambria Math" w:eastAsia="Times New Roman" w:hAnsi="Cambria Math"/>
                </w:rPr>
                <m:t>-1</m:t>
              </m:r>
            </m:sup>
          </m:sSup>
          <m:r>
            <w:rPr>
              <w:rFonts w:ascii="Cambria Math" w:eastAsia="Times New Roman" w:hAnsi="Cambria Math"/>
            </w:rPr>
            <m:t>SH</m:t>
          </m:r>
        </m:oMath>
      </m:oMathPara>
    </w:p>
    <w:p w14:paraId="2CD97111" w14:textId="577FC4AE" w:rsidR="00186F79" w:rsidRDefault="00186F79" w:rsidP="009211F9">
      <w:pPr>
        <w:ind w:left="360"/>
        <w:jc w:val="both"/>
        <w:rPr>
          <w:rFonts w:eastAsia="Times New Roman"/>
        </w:rPr>
      </w:pPr>
      <w:r>
        <w:rPr>
          <w:rFonts w:eastAsia="Times New Roman"/>
        </w:rPr>
        <w:t>Following Blanchard and Quah (</w:t>
      </w:r>
      <w:r w:rsidR="00110EDE">
        <w:rPr>
          <w:rFonts w:eastAsia="Times New Roman"/>
        </w:rPr>
        <w:t>1989</w:t>
      </w:r>
      <w:r>
        <w:rPr>
          <w:rFonts w:eastAsia="Times New Roman"/>
        </w:rPr>
        <w:t>), we can make a timing argument base</w:t>
      </w:r>
      <w:r w:rsidR="00D441EE">
        <w:rPr>
          <w:rFonts w:eastAsia="Times New Roman"/>
        </w:rPr>
        <w:t>d</w:t>
      </w:r>
      <w:r>
        <w:rPr>
          <w:rFonts w:eastAsia="Times New Roman"/>
        </w:rPr>
        <w:t xml:space="preserve"> on economic theory: In the long-run only the first structural shocks </w:t>
      </w:r>
      <w:proofErr w:type="gramStart"/>
      <w:r w:rsidR="00C31FA0">
        <w:rPr>
          <w:rFonts w:eastAsia="Times New Roman"/>
        </w:rPr>
        <w:t>h</w:t>
      </w:r>
      <w:r>
        <w:rPr>
          <w:rFonts w:eastAsia="Times New Roman"/>
        </w:rPr>
        <w:t>as</w:t>
      </w:r>
      <w:proofErr w:type="gramEnd"/>
      <w:r>
        <w:rPr>
          <w:rFonts w:eastAsia="Times New Roman"/>
        </w:rPr>
        <w:t xml:space="preserve"> an impact on the first variable, only the first and second structural shock have an effect in the long-run in the second variable, and so on. This is, Blanchard and Quah </w:t>
      </w:r>
      <w:r w:rsidR="000B48DE">
        <w:rPr>
          <w:rFonts w:eastAsia="Times New Roman"/>
        </w:rPr>
        <w:t xml:space="preserve">(1989) </w:t>
      </w:r>
      <w:proofErr w:type="spellStart"/>
      <w:r>
        <w:rPr>
          <w:rFonts w:eastAsia="Times New Roman"/>
        </w:rPr>
        <w:t>asumme</w:t>
      </w:r>
      <w:proofErr w:type="spellEnd"/>
      <w:r>
        <w:rPr>
          <w:rFonts w:eastAsia="Times New Roman"/>
        </w:rPr>
        <w:t xml:space="preserve"> that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Pr>
          <w:rFonts w:eastAsia="Times New Roman"/>
        </w:rPr>
        <w:t xml:space="preserve"> is lower triangular. </w:t>
      </w:r>
      <w:r w:rsidR="00A5592B">
        <w:rPr>
          <w:rFonts w:eastAsia="Times New Roman"/>
        </w:rPr>
        <w:t xml:space="preserve">We know </w:t>
      </w:r>
      <m:oMath>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oMath>
      <w:r w:rsidR="00A5592B">
        <w:rPr>
          <w:rFonts w:eastAsia="Times New Roman"/>
        </w:rPr>
        <w:t xml:space="preserve"> but so far not the rest of</w:t>
      </w:r>
      <w:r w:rsidR="00707B28">
        <w:rPr>
          <w:rFonts w:eastAsia="Times New Roman"/>
        </w:rPr>
        <w:t>parameters</w:t>
      </w:r>
      <w:r w:rsidR="00A5592B">
        <w:rPr>
          <w:rFonts w:eastAsia="Times New Roman"/>
        </w:rPr>
        <w:t xml:space="preserve">, only that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sidR="00A5592B">
        <w:rPr>
          <w:rFonts w:eastAsia="Times New Roman"/>
        </w:rPr>
        <w:t xml:space="preserve"> is lower triangular by assumption.</w:t>
      </w:r>
    </w:p>
    <w:p w14:paraId="2CD3569E" w14:textId="36AC532D" w:rsidR="003F4D35" w:rsidRDefault="00A5592B" w:rsidP="003F4D35">
      <w:pPr>
        <w:ind w:left="360"/>
        <w:rPr>
          <w:rFonts w:eastAsia="Times New Roman"/>
        </w:rPr>
      </w:pPr>
      <w:r>
        <w:rPr>
          <w:rFonts w:eastAsia="Times New Roman"/>
        </w:rPr>
        <w:t xml:space="preserve">But we do know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oMath>
      <w:r>
        <w:rPr>
          <w:rFonts w:eastAsia="Times New Roman"/>
        </w:rPr>
        <w:t>, since</w:t>
      </w:r>
    </w:p>
    <w:p w14:paraId="42AEC324" w14:textId="641FFBCF" w:rsidR="003F4D35" w:rsidRPr="001D30DB" w:rsidRDefault="00DF47F1" w:rsidP="003F4D35">
      <w:pPr>
        <w:ind w:left="360"/>
        <w:rPr>
          <w:rFonts w:eastAsia="Times New Roman"/>
        </w:rPr>
      </w:pPr>
      <m:oMathPara>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d>
            </m:e>
            <m:sup>
              <m:r>
                <w:rPr>
                  <w:rFonts w:ascii="Cambria Math" w:eastAsia="Times New Roman" w:hAnsi="Cambria Math"/>
                </w:rPr>
                <m:t>-1</m:t>
              </m:r>
            </m:sup>
          </m:sSup>
          <m:r>
            <w:rPr>
              <w:rFonts w:ascii="Cambria Math" w:eastAsia="Times New Roman" w:hAnsi="Cambria Math"/>
            </w:rPr>
            <m:t>Σ</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1</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2</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p</m:t>
                      </m:r>
                    </m:sub>
                    <m:sup>
                      <m:r>
                        <w:rPr>
                          <w:rFonts w:ascii="Cambria Math" w:eastAsia="Times New Roman" w:hAnsi="Cambria Math"/>
                        </w:rPr>
                        <m:t>'</m:t>
                      </m:r>
                    </m:sup>
                  </m:sSubSup>
                </m:e>
              </m:d>
            </m:e>
            <m:sup>
              <m:r>
                <w:rPr>
                  <w:rFonts w:ascii="Cambria Math" w:eastAsia="Times New Roman" w:hAnsi="Cambria Math"/>
                </w:rPr>
                <m:t>-1</m:t>
              </m:r>
            </m:sup>
          </m:sSup>
        </m:oMath>
      </m:oMathPara>
    </w:p>
    <w:p w14:paraId="45810A74" w14:textId="39F37733" w:rsidR="00702BF1" w:rsidRDefault="00702BF1" w:rsidP="00702BF1">
      <w:pPr>
        <w:rPr>
          <w:rFonts w:eastAsia="Times New Roman"/>
        </w:rPr>
      </w:pPr>
      <w:r>
        <w:rPr>
          <w:rFonts w:eastAsia="Times New Roman"/>
        </w:rPr>
        <w:t xml:space="preserve">     </w:t>
      </w:r>
      <w:r w:rsidR="00A5592B">
        <w:rPr>
          <w:rFonts w:eastAsia="Times New Roman"/>
        </w:rPr>
        <w:t xml:space="preserve">Since by assumption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sidR="00A5592B">
        <w:rPr>
          <w:rFonts w:eastAsia="Times New Roman"/>
        </w:rPr>
        <w:t xml:space="preserve"> is lower triangular and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oMath>
      <w:r w:rsidR="00A5592B">
        <w:rPr>
          <w:rFonts w:eastAsia="Times New Roman"/>
        </w:rPr>
        <w:t xml:space="preserve"> is a symmetric matrix, then there is a unique lower triangular matrix (the Cholesky factor) </w:t>
      </w:r>
      <m:oMath>
        <m:r>
          <w:rPr>
            <w:rFonts w:ascii="Cambria Math" w:eastAsia="Times New Roman" w:hAnsi="Cambria Math"/>
          </w:rPr>
          <m:t>D</m:t>
        </m:r>
      </m:oMath>
      <w:r w:rsidR="00A5592B">
        <w:rPr>
          <w:rFonts w:eastAsia="Times New Roman"/>
        </w:rPr>
        <w:t xml:space="preserve">, such that </w:t>
      </w:r>
      <m:oMath>
        <m:r>
          <w:rPr>
            <w:rFonts w:ascii="Cambria Math" w:eastAsia="Times New Roman" w:hAnsi="Cambria Math"/>
          </w:rPr>
          <m:t>D</m:t>
        </m:r>
        <m:sSup>
          <m:sSupPr>
            <m:ctrlPr>
              <w:rPr>
                <w:rFonts w:ascii="Cambria Math" w:eastAsia="Times New Roman" w:hAnsi="Cambria Math"/>
                <w:i/>
              </w:rPr>
            </m:ctrlPr>
          </m:sSupPr>
          <m:e>
            <m:r>
              <w:rPr>
                <w:rFonts w:ascii="Cambria Math" w:eastAsia="Times New Roman" w:hAnsi="Cambria Math"/>
              </w:rPr>
              <m:t>D</m:t>
            </m:r>
          </m:e>
          <m:sup>
            <m:r>
              <w:rPr>
                <w:rFonts w:ascii="Cambria Math" w:eastAsia="Times New Roman" w:hAnsi="Cambria Math"/>
              </w:rPr>
              <m:t>'</m:t>
            </m:r>
          </m:sup>
        </m:s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sidR="00695966">
        <w:rPr>
          <w:rFonts w:eastAsia="Times New Roman"/>
        </w:rPr>
        <w:t xml:space="preserve">, so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=D</m:t>
        </m:r>
      </m:oMath>
      <w:r w:rsidR="00A5592B">
        <w:rPr>
          <w:rFonts w:eastAsia="Times New Roman"/>
        </w:rPr>
        <w:t>.</w:t>
      </w:r>
    </w:p>
    <w:p w14:paraId="027ADDD5" w14:textId="3B21D2F2" w:rsidR="00A5592B" w:rsidRPr="00A5592B" w:rsidRDefault="00A5592B" w:rsidP="00702BF1">
      <w:pPr>
        <w:rPr>
          <w:rFonts w:eastAsia="Times New Roman"/>
          <w:b/>
        </w:rPr>
      </w:pPr>
      <w:r>
        <w:rPr>
          <w:rFonts w:eastAsia="Times New Roman"/>
        </w:rPr>
        <w:t xml:space="preserve">Therefore, to obtain an estimate of </w:t>
      </w:r>
      <m:oMath>
        <m:r>
          <w:rPr>
            <w:rFonts w:ascii="Cambria Math" w:eastAsia="Times New Roman" w:hAnsi="Cambria Math"/>
          </w:rPr>
          <m:t>SH</m:t>
        </m:r>
      </m:oMath>
      <w:r>
        <w:rPr>
          <w:rFonts w:eastAsia="Times New Roman"/>
        </w:rPr>
        <w:t>,</w:t>
      </w:r>
      <w:r w:rsidR="009457EB">
        <w:rPr>
          <w:rFonts w:eastAsia="Times New Roman"/>
        </w:rPr>
        <w:t xml:space="preserve"> </w:t>
      </w:r>
      <w:proofErr w:type="spellStart"/>
      <w:r w:rsidR="009457EB">
        <w:rPr>
          <w:rFonts w:eastAsia="Times New Roman"/>
        </w:rPr>
        <w:t>premultiply</w:t>
      </w:r>
      <w:proofErr w:type="spellEnd"/>
      <w:r w:rsidR="009457EB">
        <w:rPr>
          <w:rFonts w:eastAsia="Times New Roman"/>
        </w:rPr>
        <w:t xml:space="preserve"> the Cholesky factor of</w:t>
      </w:r>
    </w:p>
    <w:p w14:paraId="3E9CF81D" w14:textId="6E1678E9" w:rsidR="00702BF1" w:rsidRPr="001D30DB" w:rsidRDefault="00DF47F1" w:rsidP="00702BF1">
      <w:pPr>
        <w:rPr>
          <w:rFonts w:eastAsia="Times New Roman"/>
        </w:rPr>
      </w:pPr>
      <m:oMathPara>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acc>
                </m:e>
              </m:d>
            </m:e>
            <m:sup>
              <m:r>
                <w:rPr>
                  <w:rFonts w:ascii="Cambria Math" w:eastAsia="Times New Roman" w:hAnsi="Cambria Math"/>
                </w:rPr>
                <m:t>-1</m:t>
              </m:r>
            </m:sup>
          </m:sSup>
          <m:acc>
            <m:accPr>
              <m:ctrlPr>
                <w:rPr>
                  <w:rFonts w:ascii="Cambria Math" w:eastAsia="Times New Roman" w:hAnsi="Cambria Math"/>
                  <w:i/>
                </w:rPr>
              </m:ctrlPr>
            </m:accPr>
            <m:e>
              <m:r>
                <w:rPr>
                  <w:rFonts w:ascii="Cambria Math" w:eastAsia="Times New Roman" w:hAnsi="Cambria Math"/>
                </w:rPr>
                <m:t>Σ</m:t>
              </m:r>
            </m:e>
          </m:acc>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p>
                    <m:sSupPr>
                      <m:ctrlPr>
                        <w:rPr>
                          <w:rFonts w:ascii="Cambria Math" w:eastAsia="Times New Roman" w:hAnsi="Cambria Math"/>
                          <w:i/>
                        </w:rPr>
                      </m:ctrlPr>
                    </m:sSupPr>
                    <m:e>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acc>
                    </m:e>
                    <m:sup>
                      <m:r>
                        <w:rPr>
                          <w:rFonts w:ascii="Cambria Math" w:eastAsia="Times New Roman" w:hAnsi="Cambria Math"/>
                        </w:rPr>
                        <m:t>'</m:t>
                      </m:r>
                    </m:sup>
                  </m:sSup>
                </m:e>
              </m:d>
            </m:e>
            <m:sup>
              <m:r>
                <w:rPr>
                  <w:rFonts w:ascii="Cambria Math" w:eastAsia="Times New Roman" w:hAnsi="Cambria Math"/>
                </w:rPr>
                <m:t>-1</m:t>
              </m:r>
            </m:sup>
          </m:sSup>
        </m:oMath>
      </m:oMathPara>
    </w:p>
    <w:p w14:paraId="26E7522C" w14:textId="0964E435" w:rsidR="00FC54DB" w:rsidRDefault="005D588A" w:rsidP="00702BF1">
      <w:pPr>
        <w:rPr>
          <w:rFonts w:eastAsia="Times New Roman"/>
        </w:rPr>
      </w:pPr>
      <w:r>
        <w:rPr>
          <w:rFonts w:eastAsia="Times New Roman"/>
        </w:rPr>
        <w:t xml:space="preserve">By </w:t>
      </w:r>
      <m:oMath>
        <m:r>
          <w:rPr>
            <w:rFonts w:ascii="Cambria Math" w:eastAsia="Times New Roman" w:hAnsi="Cambria Math"/>
          </w:rPr>
          <m:t>(I-</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r>
          <w:rPr>
            <w:rFonts w:ascii="Cambria Math" w:eastAsia="Times New Roman" w:hAnsi="Cambria Math"/>
          </w:rPr>
          <m:t xml:space="preserve">-…- </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r>
              <w:rPr>
                <w:rFonts w:ascii="Cambria Math" w:eastAsia="Times New Roman" w:hAnsi="Cambria Math"/>
              </w:rPr>
              <m:t>)</m:t>
            </m:r>
          </m:e>
        </m:acc>
      </m:oMath>
      <w:r w:rsidR="009457EB">
        <w:rPr>
          <w:rFonts w:eastAsia="Times New Roman"/>
        </w:rPr>
        <w:t xml:space="preserve">, since </w:t>
      </w:r>
      <m:oMath>
        <m:r>
          <w:rPr>
            <w:rFonts w:ascii="Cambria Math" w:eastAsia="Times New Roman" w:hAnsi="Cambria Math"/>
          </w:rPr>
          <m:t>SH=</m:t>
        </m:r>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d>
          <m:dPr>
            <m:ctrlPr>
              <w:rPr>
                <w:rFonts w:ascii="Cambria Math" w:eastAsia="Times New Roman" w:hAnsi="Cambria Math"/>
                <w:i/>
              </w:rPr>
            </m:ctrlPr>
          </m:dPr>
          <m:e>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d>
        <m:r>
          <w:rPr>
            <w:rFonts w:ascii="Cambria Math" w:eastAsia="Times New Roman" w:hAnsi="Cambria Math"/>
          </w:rPr>
          <m:t>=D(I-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r>
          <w:rPr>
            <w:rFonts w:ascii="Cambria Math" w:eastAsia="Times New Roman" w:hAnsi="Cambria Math"/>
          </w:rPr>
          <m:t>)</m:t>
        </m:r>
      </m:oMath>
      <w:r w:rsidR="009457EB">
        <w:rPr>
          <w:rFonts w:eastAsia="Times New Roman"/>
        </w:rPr>
        <w:t xml:space="preserve">. </w:t>
      </w:r>
    </w:p>
    <w:p w14:paraId="1348201A" w14:textId="77777777" w:rsidR="00702BF1" w:rsidRDefault="00702BF1" w:rsidP="009211F9">
      <w:pPr>
        <w:jc w:val="both"/>
        <w:rPr>
          <w:rFonts w:eastAsia="Times New Roman"/>
        </w:rPr>
      </w:pPr>
      <w:r>
        <w:rPr>
          <w:rFonts w:eastAsia="Times New Roman"/>
        </w:rPr>
        <w:t>This method has its limitations. It requires a good estimation of the IRFs at very long horizons. When the variables despite being stationary are considerably persis</w:t>
      </w:r>
      <w:r w:rsidR="00651759">
        <w:rPr>
          <w:rFonts w:eastAsia="Times New Roman"/>
        </w:rPr>
        <w:t>tent this can cause to have inconsistent estimates</w:t>
      </w:r>
      <w:r w:rsidR="00FC54DB">
        <w:rPr>
          <w:rFonts w:eastAsia="Times New Roman"/>
        </w:rPr>
        <w:t xml:space="preserve"> (</w:t>
      </w:r>
      <w:proofErr w:type="spellStart"/>
      <w:r w:rsidR="00FC54DB">
        <w:rPr>
          <w:rFonts w:eastAsia="Times New Roman"/>
        </w:rPr>
        <w:t>Gambetti</w:t>
      </w:r>
      <w:proofErr w:type="spellEnd"/>
      <w:r w:rsidR="00FC54DB">
        <w:rPr>
          <w:rFonts w:eastAsia="Times New Roman"/>
        </w:rPr>
        <w:t>, 2016).</w:t>
      </w:r>
      <w:r>
        <w:rPr>
          <w:rFonts w:eastAsia="Times New Roman"/>
        </w:rPr>
        <w:t xml:space="preserve"> </w:t>
      </w:r>
    </w:p>
    <w:p w14:paraId="51044F2D" w14:textId="77777777" w:rsidR="0057426D" w:rsidRDefault="0057426D" w:rsidP="009211F9">
      <w:pPr>
        <w:jc w:val="both"/>
        <w:rPr>
          <w:rFonts w:eastAsia="Times New Roman"/>
        </w:rPr>
      </w:pPr>
      <w:r>
        <w:rPr>
          <w:rFonts w:eastAsia="Times New Roman"/>
        </w:rPr>
        <w:t>Another popular method for IRFs estimation and identification</w:t>
      </w:r>
      <w:r w:rsidR="00136A59">
        <w:rPr>
          <w:rFonts w:eastAsia="Times New Roman"/>
        </w:rPr>
        <w:t xml:space="preserve"> in the context of a VAR</w:t>
      </w:r>
      <w:r>
        <w:rPr>
          <w:rFonts w:eastAsia="Times New Roman"/>
        </w:rPr>
        <w:t xml:space="preserve"> is what is known as sign restrictions. In this method we investigate the impact of a shock on a variable of interest, where the shock was identified by sign restrictions on the response of other variables excluding the variable of interest</w:t>
      </w:r>
      <w:r w:rsidR="00DD1270">
        <w:rPr>
          <w:rFonts w:eastAsia="Times New Roman"/>
        </w:rPr>
        <w:t xml:space="preserve"> (Ramey, 2016</w:t>
      </w:r>
      <w:proofErr w:type="gramStart"/>
      <w:r w:rsidR="00DD1270">
        <w:rPr>
          <w:rFonts w:eastAsia="Times New Roman"/>
        </w:rPr>
        <w:t>)</w:t>
      </w:r>
      <w:r>
        <w:rPr>
          <w:rFonts w:eastAsia="Times New Roman"/>
        </w:rPr>
        <w:t>.</w:t>
      </w:r>
      <w:r w:rsidR="000E273F">
        <w:rPr>
          <w:rFonts w:eastAsia="Times New Roman"/>
        </w:rPr>
        <w:t>This</w:t>
      </w:r>
      <w:proofErr w:type="gramEnd"/>
      <w:r w:rsidR="000E273F">
        <w:rPr>
          <w:rFonts w:eastAsia="Times New Roman"/>
        </w:rPr>
        <w:t xml:space="preserve"> method is often easier to justify since in many cases economic theory only offers guidance on the sign of the structural impulse response</w:t>
      </w:r>
      <w:r w:rsidR="00D441EE">
        <w:rPr>
          <w:rFonts w:eastAsia="Times New Roman"/>
        </w:rPr>
        <w:t xml:space="preserve"> functions</w:t>
      </w:r>
      <w:r w:rsidR="000E273F">
        <w:rPr>
          <w:rFonts w:eastAsia="Times New Roman"/>
        </w:rPr>
        <w:t>.</w:t>
      </w:r>
      <w:r>
        <w:rPr>
          <w:rFonts w:eastAsia="Times New Roman"/>
        </w:rPr>
        <w:t xml:space="preserve"> In this method the shock is not uniquely identified, since there are many </w:t>
      </w:r>
      <w:proofErr w:type="gramStart"/>
      <w:r>
        <w:rPr>
          <w:rFonts w:eastAsia="Times New Roman"/>
        </w:rPr>
        <w:t>matri</w:t>
      </w:r>
      <w:r w:rsidR="006A56D9">
        <w:rPr>
          <w:rFonts w:eastAsia="Times New Roman"/>
        </w:rPr>
        <w:t>ces</w:t>
      </w:r>
      <w:proofErr w:type="gramEnd"/>
      <w:r w:rsidR="006A56D9">
        <w:rPr>
          <w:rFonts w:eastAsia="Times New Roman"/>
        </w:rPr>
        <w:t xml:space="preserve"> H yielding the searched structural shocks</w:t>
      </w:r>
      <w:r>
        <w:rPr>
          <w:rFonts w:eastAsia="Times New Roman"/>
        </w:rPr>
        <w:t xml:space="preserve"> (shocks that comply with the restrictions that characterize a structural shock and the sign restrictions). This is, we will have an admissible set of matrices H.</w:t>
      </w:r>
    </w:p>
    <w:p w14:paraId="2D5E40FF" w14:textId="33A770BF" w:rsidR="0030170A" w:rsidRDefault="0030170A" w:rsidP="00702BF1">
      <w:pPr>
        <w:rPr>
          <w:rFonts w:eastAsia="Times New Roman"/>
        </w:rPr>
      </w:pPr>
      <w:r>
        <w:rPr>
          <w:rFonts w:eastAsia="Times New Roman"/>
        </w:rPr>
        <w:t>Following Rubio-Ramírez</w:t>
      </w:r>
      <w:r w:rsidR="006C293F">
        <w:rPr>
          <w:rFonts w:eastAsia="Times New Roman"/>
        </w:rPr>
        <w:t xml:space="preserve"> et al </w:t>
      </w:r>
      <w:r>
        <w:rPr>
          <w:rFonts w:eastAsia="Times New Roman"/>
        </w:rPr>
        <w:t>(2010), w</w:t>
      </w:r>
      <w:r w:rsidR="005D588A">
        <w:rPr>
          <w:rFonts w:eastAsia="Times New Roman"/>
        </w:rPr>
        <w:t xml:space="preserve">e can proceed in the following </w:t>
      </w:r>
      <w:r>
        <w:rPr>
          <w:rFonts w:eastAsia="Times New Roman"/>
        </w:rPr>
        <w:t xml:space="preserve">way. Let S denote the lower triangular Cholesky decomposition that satisfies </w:t>
      </w:r>
      <m:oMath>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r>
          <w:rPr>
            <w:rFonts w:ascii="Cambria Math" w:eastAsia="Times New Roman" w:hAnsi="Cambria Math"/>
          </w:rPr>
          <m:t>=Σ</m:t>
        </m:r>
      </m:oMath>
      <w:r>
        <w:rPr>
          <w:rFonts w:eastAsia="Times New Roman"/>
        </w:rPr>
        <w:t>.</w:t>
      </w:r>
    </w:p>
    <w:p w14:paraId="13F053B3" w14:textId="0AED52BE" w:rsidR="0030170A" w:rsidRDefault="0030170A" w:rsidP="009211F9">
      <w:pPr>
        <w:pStyle w:val="Prrafodelista"/>
        <w:numPr>
          <w:ilvl w:val="0"/>
          <w:numId w:val="2"/>
        </w:numPr>
        <w:jc w:val="both"/>
        <w:rPr>
          <w:rFonts w:eastAsia="Times New Roman"/>
        </w:rPr>
      </w:pPr>
      <w:r>
        <w:rPr>
          <w:rFonts w:eastAsia="Times New Roman"/>
        </w:rPr>
        <w:t xml:space="preserve">Draw a </w:t>
      </w:r>
      <m:oMath>
        <m:r>
          <w:rPr>
            <w:rFonts w:ascii="Cambria Math" w:eastAsia="Times New Roman" w:hAnsi="Cambria Math"/>
          </w:rPr>
          <m:t>KxK</m:t>
        </m:r>
      </m:oMath>
      <w:r>
        <w:rPr>
          <w:rFonts w:eastAsia="Times New Roman"/>
        </w:rPr>
        <w:t xml:space="preserve"> matrix </w:t>
      </w:r>
      <m:oMath>
        <m:r>
          <w:rPr>
            <w:rFonts w:ascii="Cambria Math" w:eastAsia="Times New Roman" w:hAnsi="Cambria Math"/>
          </w:rPr>
          <m:t>L</m:t>
        </m:r>
      </m:oMath>
      <w:r>
        <w:rPr>
          <w:rFonts w:eastAsia="Times New Roman"/>
        </w:rPr>
        <w:t xml:space="preserve"> of </w:t>
      </w:r>
      <m:oMath>
        <m:r>
          <w:rPr>
            <w:rFonts w:ascii="Cambria Math" w:eastAsia="Times New Roman" w:hAnsi="Cambria Math"/>
          </w:rPr>
          <m:t>NID(0,1)</m:t>
        </m:r>
      </m:oMath>
      <w:r>
        <w:rPr>
          <w:rFonts w:eastAsia="Times New Roman"/>
        </w:rPr>
        <w:t xml:space="preserve"> random variables. Derive the QR decomposition of </w:t>
      </w:r>
      <m:oMath>
        <m:r>
          <w:rPr>
            <w:rFonts w:ascii="Cambria Math" w:eastAsia="Times New Roman" w:hAnsi="Cambria Math"/>
          </w:rPr>
          <m:t>L</m:t>
        </m:r>
      </m:oMath>
      <w:r>
        <w:rPr>
          <w:rFonts w:eastAsia="Times New Roman"/>
        </w:rPr>
        <w:t xml:space="preserve"> such that </w:t>
      </w:r>
      <m:oMath>
        <m:r>
          <w:rPr>
            <w:rFonts w:ascii="Cambria Math" w:eastAsia="Times New Roman" w:hAnsi="Cambria Math"/>
          </w:rPr>
          <m:t>L=HR</m:t>
        </m:r>
      </m:oMath>
      <w:r>
        <w:rPr>
          <w:rFonts w:eastAsia="Times New Roman"/>
        </w:rPr>
        <w:t xml:space="preserve"> and </w:t>
      </w:r>
      <m:oMath>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=I</m:t>
        </m:r>
      </m:oMath>
      <w:r>
        <w:rPr>
          <w:rFonts w:eastAsia="Times New Roman"/>
        </w:rPr>
        <w:t>.</w:t>
      </w:r>
    </w:p>
    <w:p w14:paraId="05C7C46F" w14:textId="17CFEA25" w:rsidR="0030170A" w:rsidRDefault="0030170A" w:rsidP="009211F9">
      <w:pPr>
        <w:pStyle w:val="Prrafodelista"/>
        <w:numPr>
          <w:ilvl w:val="0"/>
          <w:numId w:val="2"/>
        </w:numPr>
        <w:jc w:val="both"/>
        <w:rPr>
          <w:rFonts w:eastAsia="Times New Roman"/>
        </w:rPr>
      </w:pPr>
      <w:r>
        <w:rPr>
          <w:rFonts w:eastAsia="Times New Roman"/>
        </w:rPr>
        <w:t xml:space="preserve">Let </w:t>
      </w:r>
      <m:oMath>
        <m:r>
          <w:rPr>
            <w:rFonts w:ascii="Cambria Math" w:eastAsia="Times New Roman" w:hAnsi="Cambria Math"/>
          </w:rPr>
          <m:t>D=H'</m:t>
        </m:r>
      </m:oMath>
      <w:r>
        <w:rPr>
          <w:rFonts w:eastAsia="Times New Roman"/>
        </w:rPr>
        <w:t xml:space="preserve">. Compute impulse responses using the orthogonalization </w:t>
      </w:r>
      <m:oMath>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0</m:t>
            </m:r>
          </m:sub>
          <m:sup>
            <m:r>
              <w:rPr>
                <w:rFonts w:ascii="Cambria Math" w:eastAsia="Times New Roman" w:hAnsi="Cambria Math"/>
              </w:rPr>
              <m:t>-1</m:t>
            </m:r>
          </m:sup>
        </m:sSubSup>
        <m:r>
          <w:rPr>
            <w:rFonts w:ascii="Cambria Math" w:eastAsia="Times New Roman" w:hAnsi="Cambria Math"/>
          </w:rPr>
          <m:t>=SD</m:t>
        </m:r>
      </m:oMath>
      <w:r>
        <w:rPr>
          <w:rFonts w:eastAsia="Times New Roman"/>
        </w:rPr>
        <w:t xml:space="preserve">. If all </w:t>
      </w:r>
      <w:proofErr w:type="gramStart"/>
      <w:r>
        <w:rPr>
          <w:rFonts w:eastAsia="Times New Roman"/>
        </w:rPr>
        <w:t>implied  satisfy</w:t>
      </w:r>
      <w:proofErr w:type="gramEnd"/>
      <w:r>
        <w:rPr>
          <w:rFonts w:eastAsia="Times New Roman"/>
        </w:rPr>
        <w:t xml:space="preserve"> the restrictions keep </w:t>
      </w:r>
      <m:oMath>
        <m:r>
          <w:rPr>
            <w:rFonts w:ascii="Cambria Math" w:eastAsia="Times New Roman" w:hAnsi="Cambria Math"/>
          </w:rPr>
          <m:t>D</m:t>
        </m:r>
      </m:oMath>
      <w:r>
        <w:rPr>
          <w:rFonts w:eastAsia="Times New Roman"/>
        </w:rPr>
        <w:t xml:space="preserve">. Otherwise, discard </w:t>
      </w:r>
      <m:oMath>
        <m:r>
          <w:rPr>
            <w:rFonts w:ascii="Cambria Math" w:eastAsia="Times New Roman" w:hAnsi="Cambria Math"/>
          </w:rPr>
          <m:t>D</m:t>
        </m:r>
      </m:oMath>
      <w:r>
        <w:rPr>
          <w:rFonts w:eastAsia="Times New Roman"/>
        </w:rPr>
        <w:t>.</w:t>
      </w:r>
    </w:p>
    <w:p w14:paraId="5BC797F6" w14:textId="3B02D904" w:rsidR="0030170A" w:rsidRDefault="0030170A" w:rsidP="009211F9">
      <w:pPr>
        <w:pStyle w:val="Prrafodelista"/>
        <w:numPr>
          <w:ilvl w:val="0"/>
          <w:numId w:val="2"/>
        </w:numPr>
        <w:jc w:val="both"/>
        <w:rPr>
          <w:rFonts w:eastAsia="Times New Roman"/>
        </w:rPr>
      </w:pPr>
      <w:r>
        <w:rPr>
          <w:rFonts w:eastAsia="Times New Roman"/>
        </w:rPr>
        <w:t xml:space="preserve">Repeat the first two steps </w:t>
      </w:r>
      <w:proofErr w:type="gramStart"/>
      <w:r>
        <w:rPr>
          <w:rFonts w:eastAsia="Times New Roman"/>
        </w:rPr>
        <w:t>a large number of</w:t>
      </w:r>
      <w:proofErr w:type="gramEnd"/>
      <w:r>
        <w:rPr>
          <w:rFonts w:eastAsia="Times New Roman"/>
        </w:rPr>
        <w:t xml:space="preserve"> times, recording each </w:t>
      </w:r>
      <m:oMath>
        <m:r>
          <w:rPr>
            <w:rFonts w:ascii="Cambria Math" w:eastAsia="Times New Roman" w:hAnsi="Cambria Math"/>
          </w:rPr>
          <m:t>D</m:t>
        </m:r>
      </m:oMath>
      <w:r>
        <w:rPr>
          <w:rFonts w:eastAsia="Times New Roman"/>
        </w:rPr>
        <w:t xml:space="preserve"> that satisfies the restrictions (and the corresponding </w:t>
      </w:r>
      <w:r w:rsidR="006C293F">
        <w:rPr>
          <w:rFonts w:eastAsia="Times New Roman"/>
        </w:rPr>
        <w:t>IRFs</w:t>
      </w:r>
      <w:r>
        <w:rPr>
          <w:rFonts w:eastAsia="Times New Roman"/>
        </w:rPr>
        <w:t>).</w:t>
      </w:r>
    </w:p>
    <w:p w14:paraId="131D96B4" w14:textId="03C16931" w:rsidR="0030170A" w:rsidRDefault="0030170A" w:rsidP="009211F9">
      <w:pPr>
        <w:jc w:val="both"/>
        <w:rPr>
          <w:rFonts w:eastAsia="Times New Roman"/>
        </w:rPr>
      </w:pPr>
      <w:r>
        <w:rPr>
          <w:rFonts w:eastAsia="Times New Roman"/>
        </w:rPr>
        <w:t xml:space="preserve">The resulting set of </w:t>
      </w:r>
      <m:oMath>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0</m:t>
            </m:r>
          </m:sub>
          <m:sup>
            <m:r>
              <w:rPr>
                <w:rFonts w:ascii="Cambria Math" w:eastAsia="Times New Roman" w:hAnsi="Cambria Math"/>
              </w:rPr>
              <m:t>-1</m:t>
            </m:r>
          </m:sup>
        </m:sSubSup>
      </m:oMath>
      <w:r>
        <w:rPr>
          <w:rFonts w:eastAsia="Times New Roman"/>
        </w:rPr>
        <w:t xml:space="preserve"> in conjunction with the reduced form estimates characterizes the set of admissible structural VAR models.</w:t>
      </w:r>
      <w:r w:rsidR="00EB364F">
        <w:rPr>
          <w:rFonts w:eastAsia="Times New Roman"/>
        </w:rPr>
        <w:t xml:space="preserve"> </w:t>
      </w:r>
      <w:proofErr w:type="gramStart"/>
      <w:r w:rsidR="00EB364F">
        <w:rPr>
          <w:rFonts w:eastAsia="Times New Roman"/>
        </w:rPr>
        <w:t>So</w:t>
      </w:r>
      <w:proofErr w:type="gramEnd"/>
      <w:r w:rsidR="00EB364F">
        <w:rPr>
          <w:rFonts w:eastAsia="Times New Roman"/>
        </w:rPr>
        <w:t xml:space="preserve"> this is a simulation based method, and point estimates and inference on the IRF</w:t>
      </w:r>
      <w:r w:rsidR="006C293F">
        <w:rPr>
          <w:rFonts w:eastAsia="Times New Roman"/>
        </w:rPr>
        <w:t>s</w:t>
      </w:r>
      <w:r w:rsidR="00EB364F">
        <w:rPr>
          <w:rFonts w:eastAsia="Times New Roman"/>
        </w:rPr>
        <w:t xml:space="preserve"> is done in the usual way.</w:t>
      </w:r>
    </w:p>
    <w:p w14:paraId="712B452A" w14:textId="77777777" w:rsidR="00B42D34" w:rsidRDefault="00B42D34" w:rsidP="009211F9">
      <w:pPr>
        <w:jc w:val="both"/>
        <w:rPr>
          <w:rFonts w:eastAsia="Times New Roman"/>
        </w:rPr>
      </w:pPr>
      <w:r>
        <w:rPr>
          <w:rFonts w:eastAsia="Times New Roman"/>
        </w:rPr>
        <w:t xml:space="preserve">In all these methods one can apply partial identification by only restricting some of the columns of matrix </w:t>
      </w:r>
      <w:proofErr w:type="gramStart"/>
      <w:r>
        <w:rPr>
          <w:rFonts w:eastAsia="Times New Roman"/>
        </w:rPr>
        <w:t>H, if</w:t>
      </w:r>
      <w:proofErr w:type="gramEnd"/>
      <w:r>
        <w:rPr>
          <w:rFonts w:eastAsia="Times New Roman"/>
        </w:rPr>
        <w:t xml:space="preserve"> we are only interested in a subset of all possible shocks.</w:t>
      </w:r>
    </w:p>
    <w:p w14:paraId="24094AEE" w14:textId="77777777" w:rsidR="00A31F91" w:rsidRDefault="00A31F91" w:rsidP="009211F9">
      <w:pPr>
        <w:jc w:val="both"/>
        <w:rPr>
          <w:rFonts w:eastAsia="Times New Roman"/>
        </w:rPr>
      </w:pPr>
      <w:r>
        <w:rPr>
          <w:rFonts w:eastAsia="Times New Roman"/>
        </w:rPr>
        <w:t>Variance Decomposition</w:t>
      </w:r>
      <w:r w:rsidR="00FC62C3">
        <w:rPr>
          <w:rFonts w:eastAsia="Times New Roman"/>
        </w:rPr>
        <w:t xml:space="preserve"> (</w:t>
      </w:r>
      <w:proofErr w:type="spellStart"/>
      <w:r w:rsidR="00FC62C3">
        <w:rPr>
          <w:rFonts w:eastAsia="Times New Roman"/>
        </w:rPr>
        <w:t>Lutkepohl</w:t>
      </w:r>
      <w:proofErr w:type="spellEnd"/>
      <w:r w:rsidR="00FC62C3">
        <w:rPr>
          <w:rFonts w:eastAsia="Times New Roman"/>
        </w:rPr>
        <w:t>, 2007)</w:t>
      </w:r>
    </w:p>
    <w:p w14:paraId="138C4AE1" w14:textId="77777777" w:rsidR="00A31F91" w:rsidRDefault="00036D67" w:rsidP="009211F9">
      <w:pPr>
        <w:jc w:val="both"/>
        <w:rPr>
          <w:rFonts w:eastAsia="Times New Roman"/>
        </w:rPr>
      </w:pPr>
      <w:r>
        <w:rPr>
          <w:rFonts w:eastAsia="Times New Roman"/>
        </w:rPr>
        <w:t xml:space="preserve">Another type of analysis besides the </w:t>
      </w:r>
      <w:r w:rsidR="00285966">
        <w:rPr>
          <w:rFonts w:eastAsia="Times New Roman"/>
        </w:rPr>
        <w:t>IRFs</w:t>
      </w:r>
      <w:r>
        <w:rPr>
          <w:rFonts w:eastAsia="Times New Roman"/>
        </w:rPr>
        <w:t xml:space="preserve"> is what is known as variance decomposition. In this type of </w:t>
      </w:r>
      <w:proofErr w:type="gramStart"/>
      <w:r>
        <w:rPr>
          <w:rFonts w:eastAsia="Times New Roman"/>
        </w:rPr>
        <w:t>analysis</w:t>
      </w:r>
      <w:proofErr w:type="gramEnd"/>
      <w:r>
        <w:rPr>
          <w:rFonts w:eastAsia="Times New Roman"/>
        </w:rPr>
        <w:t xml:space="preserve"> we decompose the variance of a variable in terms of the proportion attributable to different </w:t>
      </w:r>
      <w:r w:rsidR="002F05D5">
        <w:rPr>
          <w:rFonts w:eastAsia="Times New Roman"/>
        </w:rPr>
        <w:t xml:space="preserve">structural </w:t>
      </w:r>
      <w:r>
        <w:rPr>
          <w:rFonts w:eastAsia="Times New Roman"/>
        </w:rPr>
        <w:t xml:space="preserve">shocks. This way we can address the question as to the importance of different shocks for </w:t>
      </w:r>
      <w:r w:rsidR="002F05D5">
        <w:rPr>
          <w:rFonts w:eastAsia="Times New Roman"/>
        </w:rPr>
        <w:t>the business cycle</w:t>
      </w:r>
      <w:r>
        <w:rPr>
          <w:rFonts w:eastAsia="Times New Roman"/>
        </w:rPr>
        <w:t>, among other questions.</w:t>
      </w:r>
    </w:p>
    <w:p w14:paraId="082158FB" w14:textId="77777777" w:rsidR="00036D67" w:rsidRDefault="00036D67" w:rsidP="009211F9">
      <w:pPr>
        <w:jc w:val="both"/>
        <w:rPr>
          <w:rFonts w:eastAsia="Times New Roman"/>
        </w:rPr>
      </w:pPr>
      <w:proofErr w:type="gramStart"/>
      <w:r>
        <w:rPr>
          <w:rFonts w:eastAsia="Times New Roman"/>
        </w:rPr>
        <w:lastRenderedPageBreak/>
        <w:t>Let’s</w:t>
      </w:r>
      <w:proofErr w:type="gramEnd"/>
      <w:r>
        <w:rPr>
          <w:rFonts w:eastAsia="Times New Roman"/>
        </w:rPr>
        <w:t xml:space="preserve"> say we have identified the structural shocks of the variables and that we have determined t</w:t>
      </w:r>
      <w:r w:rsidR="00AB2218">
        <w:rPr>
          <w:rFonts w:eastAsia="Times New Roman"/>
        </w:rPr>
        <w:t>he structural MA representation</w:t>
      </w:r>
      <w:r>
        <w:rPr>
          <w:rFonts w:eastAsia="Times New Roman"/>
        </w:rPr>
        <w:t>, so</w:t>
      </w:r>
    </w:p>
    <w:p w14:paraId="025F545A" w14:textId="17A46D25" w:rsidR="00036D67" w:rsidRPr="001D30DB" w:rsidRDefault="00DF47F1" w:rsidP="00036D67">
      <w:pPr>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1E33B8E5" w14:textId="33B48E70" w:rsidR="00036D67" w:rsidRDefault="00036D67" w:rsidP="00036D67">
      <w:pPr>
        <w:rPr>
          <w:rFonts w:eastAsia="Times New Roman"/>
        </w:rPr>
      </w:pPr>
      <w:r>
        <w:rPr>
          <w:rFonts w:eastAsia="Times New Roman"/>
        </w:rPr>
        <w:t xml:space="preserve">The variance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oMath>
      <w:r>
        <w:rPr>
          <w:rFonts w:eastAsia="Times New Roman"/>
        </w:rPr>
        <w:t xml:space="preserve"> is thus given by</w:t>
      </w:r>
    </w:p>
    <w:p w14:paraId="4148E583" w14:textId="078938D8" w:rsidR="00036D67" w:rsidRPr="001D30DB" w:rsidRDefault="001D30DB" w:rsidP="00036D67">
      <w:pPr>
        <w:rPr>
          <w:rFonts w:eastAsia="Times New Roman"/>
        </w:rPr>
      </w:pPr>
      <m:oMathPara>
        <m:oMath>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e>
          </m:d>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r>
                    <w:rPr>
                      <w:rFonts w:ascii="Cambria Math" w:eastAsia="Times New Roman" w:hAnsi="Cambria Math"/>
                    </w:rPr>
                    <m:t>var(</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kt</m:t>
                      </m:r>
                    </m:sub>
                  </m:sSub>
                  <m:r>
                    <w:rPr>
                      <w:rFonts w:ascii="Cambria Math" w:eastAsia="Times New Roman" w:hAnsi="Cambria Math"/>
                    </w:rPr>
                    <m:t>)</m:t>
                  </m:r>
                </m:e>
              </m:nary>
            </m:e>
          </m:nary>
        </m:oMath>
      </m:oMathPara>
    </w:p>
    <w:p w14:paraId="2499A58A" w14:textId="1182BE1B" w:rsidR="003E43D8" w:rsidRPr="001D30DB" w:rsidRDefault="001D30DB" w:rsidP="00036D67">
      <w:pPr>
        <w:rPr>
          <w:rFonts w:eastAsia="Times New Roman"/>
        </w:rPr>
      </w:pPr>
      <m:oMathPara>
        <m:oMath>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e>
          </m:d>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oMath>
      </m:oMathPara>
    </w:p>
    <w:p w14:paraId="35705588" w14:textId="46F3A19B" w:rsidR="003E43D8" w:rsidRDefault="003E43D8" w:rsidP="00036D67">
      <w:pPr>
        <w:rPr>
          <w:rFonts w:eastAsia="Times New Roman"/>
        </w:rPr>
      </w:pPr>
      <w:r>
        <w:rPr>
          <w:rFonts w:eastAsia="Times New Roman"/>
        </w:rPr>
        <w:t xml:space="preserve">Where </w:t>
      </w:r>
      <m:oMath>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oMath>
      <w:r>
        <w:rPr>
          <w:rFonts w:eastAsia="Times New Roman"/>
        </w:rPr>
        <w:t xml:space="preserve"> is the variance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oMath>
      <w:r>
        <w:rPr>
          <w:rFonts w:eastAsia="Times New Roman"/>
        </w:rPr>
        <w:t xml:space="preserve"> that can be attributed to the k-th </w:t>
      </w:r>
      <w:proofErr w:type="gramStart"/>
      <w:r>
        <w:rPr>
          <w:rFonts w:eastAsia="Times New Roman"/>
        </w:rPr>
        <w:t>shock.</w:t>
      </w:r>
      <w:proofErr w:type="gramEnd"/>
      <w:r>
        <w:rPr>
          <w:rFonts w:eastAsia="Times New Roman"/>
        </w:rPr>
        <w:t xml:space="preserve"> Therefore, the proportion of the variance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oMath>
      <w:r>
        <w:rPr>
          <w:rFonts w:eastAsia="Times New Roman"/>
        </w:rPr>
        <w:t xml:space="preserve"> that can be attributed to the k-th shock is</w:t>
      </w:r>
    </w:p>
    <w:p w14:paraId="318E174D" w14:textId="0CD430EE" w:rsidR="003E43D8" w:rsidRPr="001D30DB" w:rsidRDefault="00DF47F1" w:rsidP="00036D67">
      <w:pPr>
        <w:rPr>
          <w:rFonts w:eastAsia="Times New Roman"/>
        </w:rPr>
      </w:pPr>
      <m:oMathPara>
        <m:oMath>
          <m:f>
            <m:fPr>
              <m:ctrlPr>
                <w:rPr>
                  <w:rFonts w:ascii="Cambria Math" w:eastAsia="Times New Roman" w:hAnsi="Cambria Math"/>
                  <w:i/>
                </w:rPr>
              </m:ctrlPr>
            </m:fPr>
            <m:num>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num>
            <m:den>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den>
          </m:f>
        </m:oMath>
      </m:oMathPara>
    </w:p>
    <w:p w14:paraId="3320B718" w14:textId="77777777" w:rsidR="00EE1F0A" w:rsidRDefault="00EE1F0A" w:rsidP="009211F9">
      <w:pPr>
        <w:jc w:val="both"/>
        <w:rPr>
          <w:rFonts w:eastAsia="Times New Roman"/>
        </w:rPr>
      </w:pPr>
      <w:r>
        <w:rPr>
          <w:rFonts w:eastAsia="Times New Roman"/>
        </w:rPr>
        <w:t>We can also measure how much of the uncertainty at different horizons can be attributed to different shocks. Considering the forecast error at different horizons, we have for horizon h</w:t>
      </w:r>
    </w:p>
    <w:p w14:paraId="091CF08F" w14:textId="15D3994C" w:rsidR="00EE1F0A" w:rsidRPr="001D30DB" w:rsidRDefault="00DF47F1" w:rsidP="0030170A">
      <w:pP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t+h</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t+h|t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h</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t+h</m:t>
              </m:r>
            </m:sub>
          </m:sSub>
        </m:oMath>
      </m:oMathPara>
    </w:p>
    <w:p w14:paraId="36455373" w14:textId="77777777" w:rsidR="00051718" w:rsidRDefault="00051718" w:rsidP="0030170A">
      <w:pPr>
        <w:rPr>
          <w:rFonts w:eastAsia="Times New Roman"/>
        </w:rPr>
      </w:pPr>
      <w:r>
        <w:rPr>
          <w:rFonts w:eastAsia="Times New Roman"/>
        </w:rPr>
        <w:t xml:space="preserve">Therefore, for variable </w:t>
      </w:r>
      <w:proofErr w:type="spellStart"/>
      <w:r>
        <w:rPr>
          <w:rFonts w:eastAsia="Times New Roman"/>
        </w:rPr>
        <w:t>i</w:t>
      </w:r>
      <w:proofErr w:type="spellEnd"/>
    </w:p>
    <w:p w14:paraId="1C9F30C8" w14:textId="50C803C0" w:rsidR="00051718" w:rsidRPr="001D30DB" w:rsidRDefault="001D30DB" w:rsidP="0030170A">
      <w:pPr>
        <w:rPr>
          <w:rFonts w:eastAsia="Times New Roman"/>
        </w:rPr>
      </w:pPr>
      <m:oMathPara>
        <m:oMath>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it+h</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it+h|t</m:t>
                  </m:r>
                </m:sub>
              </m:sSub>
            </m:e>
          </m:d>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r>
                    <w:rPr>
                      <w:rFonts w:ascii="Cambria Math" w:eastAsia="Times New Roman" w:hAnsi="Cambria Math"/>
                    </w:rPr>
                    <m:t>var(</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kt</m:t>
                      </m:r>
                    </m:sub>
                  </m:sSub>
                  <m:r>
                    <w:rPr>
                      <w:rFonts w:ascii="Cambria Math" w:eastAsia="Times New Roman" w:hAnsi="Cambria Math"/>
                    </w:rPr>
                    <m:t>)</m:t>
                  </m:r>
                </m:e>
              </m:nary>
            </m:e>
          </m:nary>
        </m:oMath>
      </m:oMathPara>
    </w:p>
    <w:p w14:paraId="221F1F82" w14:textId="4920200A" w:rsidR="00051718" w:rsidRPr="001D30DB" w:rsidRDefault="001D30DB" w:rsidP="0030170A">
      <w:pPr>
        <w:rPr>
          <w:rFonts w:eastAsia="Times New Roman"/>
        </w:rPr>
      </w:pPr>
      <m:oMathPara>
        <m:oMath>
          <m:r>
            <w:rPr>
              <w:rFonts w:ascii="Cambria Math" w:eastAsia="Times New Roman" w:hAnsi="Cambria Math"/>
            </w:rPr>
            <m:t xml:space="preserve">=  </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oMath>
      </m:oMathPara>
    </w:p>
    <w:p w14:paraId="1F087035" w14:textId="77777777" w:rsidR="00051718" w:rsidRDefault="00051718" w:rsidP="0030170A">
      <w:pPr>
        <w:rPr>
          <w:rFonts w:eastAsia="Times New Roman"/>
        </w:rPr>
      </w:pPr>
      <w:proofErr w:type="gramStart"/>
      <w:r>
        <w:rPr>
          <w:rFonts w:eastAsia="Times New Roman"/>
        </w:rPr>
        <w:t>So</w:t>
      </w:r>
      <w:proofErr w:type="gramEnd"/>
      <w:r>
        <w:rPr>
          <w:rFonts w:eastAsia="Times New Roman"/>
        </w:rPr>
        <w:t xml:space="preserve"> the proportion of the variance of variable </w:t>
      </w:r>
      <w:proofErr w:type="spellStart"/>
      <w:r>
        <w:rPr>
          <w:rFonts w:eastAsia="Times New Roman"/>
        </w:rPr>
        <w:t>i</w:t>
      </w:r>
      <w:proofErr w:type="spellEnd"/>
      <w:r>
        <w:rPr>
          <w:rFonts w:eastAsia="Times New Roman"/>
        </w:rPr>
        <w:t xml:space="preserve"> at horizon h attributable to shock k is</w:t>
      </w:r>
    </w:p>
    <w:p w14:paraId="21C55AA7" w14:textId="7BDA4739" w:rsidR="00051718" w:rsidRPr="001D30DB" w:rsidRDefault="00DF47F1" w:rsidP="0030170A">
      <w:pPr>
        <w:rPr>
          <w:rFonts w:eastAsia="Times New Roman"/>
        </w:rPr>
      </w:pPr>
      <m:oMathPara>
        <m:oMath>
          <m:f>
            <m:fPr>
              <m:ctrlPr>
                <w:rPr>
                  <w:rFonts w:ascii="Cambria Math" w:eastAsia="Times New Roman" w:hAnsi="Cambria Math"/>
                  <w:i/>
                </w:rPr>
              </m:ctrlPr>
            </m:fPr>
            <m:num>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num>
            <m:den>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j=1</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den>
          </m:f>
        </m:oMath>
      </m:oMathPara>
    </w:p>
    <w:p w14:paraId="2B337164" w14:textId="77777777" w:rsidR="00831741" w:rsidRDefault="00831741" w:rsidP="0030170A">
      <w:pPr>
        <w:rPr>
          <w:rFonts w:eastAsia="Times New Roman"/>
        </w:rPr>
      </w:pPr>
      <w:r>
        <w:rPr>
          <w:rFonts w:eastAsia="Times New Roman"/>
        </w:rPr>
        <w:t xml:space="preserve">In case we have identified only one shock, we can proceed </w:t>
      </w:r>
      <w:proofErr w:type="spellStart"/>
      <w:r>
        <w:rPr>
          <w:rFonts w:eastAsia="Times New Roman"/>
        </w:rPr>
        <w:t>analougosly</w:t>
      </w:r>
      <w:proofErr w:type="spellEnd"/>
      <w:r>
        <w:rPr>
          <w:rFonts w:eastAsia="Times New Roman"/>
        </w:rPr>
        <w:t>.</w:t>
      </w:r>
    </w:p>
    <w:p w14:paraId="6F91D00F" w14:textId="77777777" w:rsidR="001803C9" w:rsidRDefault="001803C9" w:rsidP="0030170A">
      <w:pPr>
        <w:rPr>
          <w:rFonts w:eastAsia="Times New Roman"/>
        </w:rPr>
      </w:pPr>
    </w:p>
    <w:p w14:paraId="47E7BB45" w14:textId="77777777" w:rsidR="00C1427A" w:rsidRDefault="00C1427A" w:rsidP="009211F9">
      <w:pPr>
        <w:jc w:val="both"/>
        <w:rPr>
          <w:rFonts w:eastAsia="Times New Roman"/>
        </w:rPr>
      </w:pPr>
      <w:r>
        <w:rPr>
          <w:rFonts w:eastAsia="Times New Roman"/>
        </w:rPr>
        <w:t>Factor Models</w:t>
      </w:r>
    </w:p>
    <w:p w14:paraId="20082E98" w14:textId="77777777" w:rsidR="00C1427A" w:rsidRDefault="00C1427A" w:rsidP="009211F9">
      <w:pPr>
        <w:jc w:val="both"/>
        <w:rPr>
          <w:rFonts w:eastAsia="Times New Roman"/>
        </w:rPr>
      </w:pPr>
      <w:r>
        <w:rPr>
          <w:rFonts w:eastAsia="Times New Roman"/>
        </w:rPr>
        <w:t>Structural shocks can also be identified in the context of other time series methods. With the increased of data availability has come to be popular the models known as Factor Models.</w:t>
      </w:r>
      <w:r w:rsidR="00270EFF">
        <w:rPr>
          <w:rFonts w:eastAsia="Times New Roman"/>
        </w:rPr>
        <w:t xml:space="preserve"> The justification of their use</w:t>
      </w:r>
      <w:r>
        <w:rPr>
          <w:rFonts w:eastAsia="Times New Roman"/>
        </w:rPr>
        <w:t xml:space="preserve"> stems from the </w:t>
      </w:r>
      <w:proofErr w:type="spellStart"/>
      <w:r>
        <w:rPr>
          <w:rFonts w:eastAsia="Times New Roman"/>
        </w:rPr>
        <w:t>empiral</w:t>
      </w:r>
      <w:proofErr w:type="spellEnd"/>
      <w:r>
        <w:rPr>
          <w:rFonts w:eastAsia="Times New Roman"/>
        </w:rPr>
        <w:t xml:space="preserve"> regularity of the ample co-movement</w:t>
      </w:r>
      <w:r w:rsidR="00B747D7">
        <w:rPr>
          <w:rFonts w:eastAsia="Times New Roman"/>
        </w:rPr>
        <w:t xml:space="preserve"> (cross-correlation)</w:t>
      </w:r>
      <w:r>
        <w:rPr>
          <w:rFonts w:eastAsia="Times New Roman"/>
        </w:rPr>
        <w:t xml:space="preserve"> of macroeconomic and financial time series</w:t>
      </w:r>
      <w:r w:rsidR="007F0237">
        <w:rPr>
          <w:rFonts w:eastAsia="Times New Roman"/>
        </w:rPr>
        <w:t xml:space="preserve"> (which is also an implication of many theoretical macro</w:t>
      </w:r>
      <w:r w:rsidR="001803C9">
        <w:rPr>
          <w:rFonts w:eastAsia="Times New Roman"/>
        </w:rPr>
        <w:t>economic and financial models</w:t>
      </w:r>
      <w:r w:rsidR="007F0237">
        <w:rPr>
          <w:rFonts w:eastAsia="Times New Roman"/>
        </w:rPr>
        <w:t>)</w:t>
      </w:r>
      <w:r>
        <w:rPr>
          <w:rFonts w:eastAsia="Times New Roman"/>
        </w:rPr>
        <w:t xml:space="preserve">. It has been documented that this enables to model the dynamics of these time series through a </w:t>
      </w:r>
      <w:r>
        <w:rPr>
          <w:rFonts w:eastAsia="Times New Roman"/>
        </w:rPr>
        <w:lastRenderedPageBreak/>
        <w:t xml:space="preserve">few unobservable factors that evolve </w:t>
      </w:r>
      <w:proofErr w:type="gramStart"/>
      <w:r>
        <w:rPr>
          <w:rFonts w:eastAsia="Times New Roman"/>
        </w:rPr>
        <w:t>dynamic</w:t>
      </w:r>
      <w:r w:rsidR="00270EFF">
        <w:rPr>
          <w:rFonts w:eastAsia="Times New Roman"/>
        </w:rPr>
        <w:t>ally</w:t>
      </w:r>
      <w:proofErr w:type="gramEnd"/>
      <w:r>
        <w:rPr>
          <w:rFonts w:eastAsia="Times New Roman"/>
        </w:rPr>
        <w:t xml:space="preserve"> and on which depend the time series of interests</w:t>
      </w:r>
      <w:r w:rsidR="0083714B">
        <w:rPr>
          <w:rFonts w:eastAsia="Times New Roman"/>
        </w:rPr>
        <w:t xml:space="preserve"> (Stock and Watson, 2016)</w:t>
      </w:r>
      <w:r>
        <w:rPr>
          <w:rFonts w:eastAsia="Times New Roman"/>
        </w:rPr>
        <w:t xml:space="preserve">. Following </w:t>
      </w:r>
      <w:proofErr w:type="spellStart"/>
      <w:r>
        <w:rPr>
          <w:rFonts w:eastAsia="Times New Roman"/>
        </w:rPr>
        <w:t>Forni</w:t>
      </w:r>
      <w:proofErr w:type="spellEnd"/>
      <w:r w:rsidR="00285966">
        <w:rPr>
          <w:rFonts w:eastAsia="Times New Roman"/>
        </w:rPr>
        <w:t xml:space="preserve"> et al (</w:t>
      </w:r>
      <w:r>
        <w:rPr>
          <w:rFonts w:eastAsia="Times New Roman"/>
        </w:rPr>
        <w:t>2009), let us assume</w:t>
      </w:r>
    </w:p>
    <w:p w14:paraId="74F03F9A" w14:textId="18B501B0" w:rsidR="00C1427A" w:rsidRDefault="00C1427A" w:rsidP="00C1427A">
      <w:pPr>
        <w:jc w:val="center"/>
        <w:rPr>
          <w:rFonts w:eastAsia="Times New Roman"/>
        </w:rPr>
      </w:pP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=A</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Pr>
          <w:rFonts w:eastAsia="Times New Roman"/>
        </w:rPr>
        <w:t xml:space="preserve">                                           (1)</w:t>
      </w:r>
    </w:p>
    <w:p w14:paraId="3FC4F49A" w14:textId="5875DC91" w:rsidR="00C1427A" w:rsidRDefault="00C1427A" w:rsidP="00C1427A">
      <w:pPr>
        <w:jc w:val="center"/>
        <w:rPr>
          <w:rFonts w:eastAsia="Times New Roman"/>
        </w:rPr>
      </w:pPr>
      <w:r>
        <w:rPr>
          <w:rFonts w:eastAsia="Times New Roman"/>
        </w:rPr>
        <w:t xml:space="preserve">                                            </w:t>
      </w:r>
      <m:oMath>
        <m:r>
          <w:rPr>
            <w:rFonts w:ascii="Cambria Math" w:eastAsia="Times New Roman" w:hAnsi="Cambria Math"/>
          </w:rPr>
          <m:t>D</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oMath>
      <w:r>
        <w:rPr>
          <w:rFonts w:eastAsia="Times New Roman"/>
        </w:rPr>
        <w:t xml:space="preserve">                                             (2)</w:t>
      </w:r>
    </w:p>
    <w:p w14:paraId="01E882F4" w14:textId="77B9BBB6" w:rsidR="00A33AD0" w:rsidRDefault="00A33AD0" w:rsidP="00C1427A">
      <w:pPr>
        <w:jc w:val="center"/>
        <w:rPr>
          <w:rFonts w:eastAsia="Times New Roman"/>
        </w:rPr>
      </w:pP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r>
          <w:rPr>
            <w:rFonts w:ascii="Cambria Math" w:eastAsia="Times New Roman" w:hAnsi="Cambria Math"/>
          </w:rPr>
          <m:t>=R</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Pr>
          <w:rFonts w:eastAsia="Times New Roman"/>
        </w:rPr>
        <w:tab/>
      </w:r>
      <w:r>
        <w:rPr>
          <w:rFonts w:eastAsia="Times New Roman"/>
        </w:rPr>
        <w:tab/>
        <w:t xml:space="preserve">                         (3)</w:t>
      </w:r>
    </w:p>
    <w:p w14:paraId="4FF4774C" w14:textId="77777777" w:rsidR="00C1427A" w:rsidRDefault="00C1427A" w:rsidP="00C1427A">
      <w:pPr>
        <w:rPr>
          <w:rFonts w:eastAsia="Times New Roman"/>
        </w:rPr>
      </w:pPr>
      <w:proofErr w:type="gramStart"/>
      <w:r>
        <w:rPr>
          <w:rFonts w:eastAsia="Times New Roman"/>
        </w:rPr>
        <w:t>Where</w:t>
      </w:r>
      <w:proofErr w:type="gramEnd"/>
      <w:r>
        <w:rPr>
          <w:rFonts w:eastAsia="Times New Roman"/>
        </w:rPr>
        <w:t xml:space="preserve"> </w:t>
      </w:r>
    </w:p>
    <w:p w14:paraId="70918257" w14:textId="3FD0D7C4" w:rsidR="00C1427A" w:rsidRDefault="00DF47F1"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w:r w:rsidR="00C1427A">
        <w:rPr>
          <w:rFonts w:eastAsia="Times New Roman"/>
        </w:rPr>
        <w:t xml:space="preserve">:  a vector containing the n </w:t>
      </w:r>
      <w:r w:rsidR="002F05D5">
        <w:rPr>
          <w:rFonts w:eastAsia="Times New Roman"/>
        </w:rPr>
        <w:t xml:space="preserve">observable </w:t>
      </w:r>
      <w:r w:rsidR="00C1427A">
        <w:rPr>
          <w:rFonts w:eastAsia="Times New Roman"/>
        </w:rPr>
        <w:t>variables of the panel</w:t>
      </w:r>
    </w:p>
    <w:p w14:paraId="19422B62" w14:textId="4A1BE649" w:rsidR="00C1427A" w:rsidRDefault="001D30DB" w:rsidP="00C1427A">
      <w:pPr>
        <w:pStyle w:val="Prrafodelista"/>
        <w:numPr>
          <w:ilvl w:val="0"/>
          <w:numId w:val="3"/>
        </w:numPr>
        <w:rPr>
          <w:rFonts w:eastAsia="Times New Roman"/>
        </w:rPr>
      </w:pPr>
      <m:oMath>
        <m:r>
          <w:rPr>
            <w:rFonts w:ascii="Cambria Math" w:eastAsia="Times New Roman" w:hAnsi="Cambria Math"/>
          </w:rPr>
          <m:t>A</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oMath>
      <w:r w:rsidR="00B94893">
        <w:rPr>
          <w:rFonts w:eastAsia="Times New Roman"/>
        </w:rPr>
        <w:t xml:space="preserve"> : The common component</w:t>
      </w:r>
    </w:p>
    <w:p w14:paraId="1A87181C" w14:textId="45B7E45F" w:rsidR="00B94893" w:rsidRDefault="00DF47F1"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oMath>
      <w:r w:rsidR="00B94893">
        <w:rPr>
          <w:rFonts w:eastAsia="Times New Roman"/>
        </w:rPr>
        <w:t xml:space="preserve"> : A vector containing the r &lt;&lt; n unobserved factors</w:t>
      </w:r>
    </w:p>
    <w:p w14:paraId="4BB4A4EA" w14:textId="48800824" w:rsidR="00B94893" w:rsidRDefault="00DF47F1"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sidR="00B94893">
        <w:rPr>
          <w:rFonts w:eastAsia="Times New Roman"/>
        </w:rPr>
        <w:t xml:space="preserve"> : a vector containing q &lt; r structural shocks</w:t>
      </w:r>
    </w:p>
    <w:p w14:paraId="6C278E6E" w14:textId="5EB016FF" w:rsidR="00B94893" w:rsidRDefault="001D30DB" w:rsidP="00C1427A">
      <w:pPr>
        <w:pStyle w:val="Prrafodelista"/>
        <w:numPr>
          <w:ilvl w:val="0"/>
          <w:numId w:val="3"/>
        </w:numPr>
        <w:rPr>
          <w:rFonts w:eastAsia="Times New Roman"/>
        </w:rPr>
      </w:pPr>
      <m:oMath>
        <m:r>
          <w:rPr>
            <w:rFonts w:ascii="Cambria Math" w:eastAsia="Times New Roman" w:hAnsi="Cambria Math"/>
          </w:rPr>
          <m:t>R</m:t>
        </m:r>
      </m:oMath>
      <w:r w:rsidR="00B94893">
        <w:rPr>
          <w:rFonts w:eastAsia="Times New Roman"/>
        </w:rPr>
        <w:t xml:space="preserve"> : </w:t>
      </w:r>
      <w:proofErr w:type="gramStart"/>
      <w:r w:rsidR="00B94893">
        <w:rPr>
          <w:rFonts w:eastAsia="Times New Roman"/>
        </w:rPr>
        <w:t>an</w:t>
      </w:r>
      <w:proofErr w:type="gramEnd"/>
      <w:r w:rsidR="00B94893">
        <w:rPr>
          <w:rFonts w:eastAsia="Times New Roman"/>
        </w:rPr>
        <w:t xml:space="preserve"> rxq matrix of coefficients</w:t>
      </w:r>
    </w:p>
    <w:p w14:paraId="4490019B" w14:textId="1EF3F12A" w:rsidR="00B94893" w:rsidRDefault="001D30DB" w:rsidP="00C1427A">
      <w:pPr>
        <w:pStyle w:val="Prrafodelista"/>
        <w:numPr>
          <w:ilvl w:val="0"/>
          <w:numId w:val="3"/>
        </w:numPr>
        <w:rPr>
          <w:rFonts w:eastAsia="Times New Roman"/>
        </w:rPr>
      </w:pPr>
      <m:oMath>
        <m:r>
          <w:rPr>
            <w:rFonts w:ascii="Cambria Math" w:eastAsia="Times New Roman" w:hAnsi="Cambria Math"/>
          </w:rPr>
          <m:t>D(L)</m:t>
        </m:r>
      </m:oMath>
      <w:r w:rsidR="00B94893">
        <w:rPr>
          <w:rFonts w:eastAsia="Times New Roman"/>
        </w:rPr>
        <w:t xml:space="preserve">: </w:t>
      </w:r>
      <w:proofErr w:type="gramStart"/>
      <w:r w:rsidR="00B94893">
        <w:rPr>
          <w:rFonts w:eastAsia="Times New Roman"/>
        </w:rPr>
        <w:t>an</w:t>
      </w:r>
      <w:proofErr w:type="gramEnd"/>
      <w:r w:rsidR="00B94893">
        <w:rPr>
          <w:rFonts w:eastAsia="Times New Roman"/>
        </w:rPr>
        <w:t xml:space="preserve"> rxr matrix of polynomials in the lag operator</w:t>
      </w:r>
    </w:p>
    <w:p w14:paraId="639A63A9" w14:textId="73A3A172" w:rsidR="00B94893" w:rsidRDefault="00DF47F1"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oMath>
      <w:r w:rsidR="00B94893">
        <w:rPr>
          <w:rFonts w:eastAsia="Times New Roman"/>
        </w:rPr>
        <w:t>: a vector containing the r reduced form shocks</w:t>
      </w:r>
    </w:p>
    <w:p w14:paraId="34EE27C2" w14:textId="7A557F51" w:rsidR="00B94893" w:rsidRDefault="00DF47F1"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sidR="00B94893">
        <w:rPr>
          <w:rFonts w:eastAsia="Times New Roman"/>
        </w:rPr>
        <w:t>: an n dimension vector of idiosyncratic shocks (orthogonal to the reduced form shocks and poorly correlated in the cross-sectional dimension)</w:t>
      </w:r>
    </w:p>
    <w:p w14:paraId="2F77FD64" w14:textId="77777777" w:rsidR="00B94893" w:rsidRDefault="00FF41D6" w:rsidP="00B94893">
      <w:pPr>
        <w:rPr>
          <w:rFonts w:eastAsia="Times New Roman"/>
        </w:rPr>
      </w:pPr>
      <w:r>
        <w:rPr>
          <w:rFonts w:eastAsia="Times New Roman"/>
        </w:rPr>
        <w:t xml:space="preserve">From </w:t>
      </w:r>
      <w:r w:rsidR="00877E17">
        <w:rPr>
          <w:rFonts w:eastAsia="Times New Roman"/>
        </w:rPr>
        <w:t>(</w:t>
      </w:r>
      <w:r>
        <w:rPr>
          <w:rFonts w:eastAsia="Times New Roman"/>
        </w:rPr>
        <w:t xml:space="preserve">1) and </w:t>
      </w:r>
      <w:r w:rsidR="00877E17">
        <w:rPr>
          <w:rFonts w:eastAsia="Times New Roman"/>
        </w:rPr>
        <w:t>(</w:t>
      </w:r>
      <w:r>
        <w:rPr>
          <w:rFonts w:eastAsia="Times New Roman"/>
        </w:rPr>
        <w:t>2) we can derive the dynamic representation of the model in term</w:t>
      </w:r>
      <w:r w:rsidR="005D5801">
        <w:rPr>
          <w:rFonts w:eastAsia="Times New Roman"/>
        </w:rPr>
        <w:t>s</w:t>
      </w:r>
      <w:r>
        <w:rPr>
          <w:rFonts w:eastAsia="Times New Roman"/>
        </w:rPr>
        <w:t xml:space="preserve"> of structural shocks</w:t>
      </w:r>
    </w:p>
    <w:p w14:paraId="2940BCD9" w14:textId="445D3B68" w:rsidR="00FF41D6" w:rsidRPr="00B94893" w:rsidRDefault="00FF41D6" w:rsidP="00FF41D6">
      <w:pPr>
        <w:jc w:val="center"/>
        <w:rPr>
          <w:rFonts w:eastAsia="Times New Roman"/>
        </w:rPr>
      </w:pP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Pr>
          <w:rFonts w:eastAsia="Times New Roman"/>
        </w:rPr>
        <w:t xml:space="preserve">                                                (3)</w:t>
      </w:r>
    </w:p>
    <w:p w14:paraId="33998A4E" w14:textId="0AA9BB0B" w:rsidR="00AA198C" w:rsidRDefault="00FF41D6" w:rsidP="00AA198C">
      <w:pPr>
        <w:ind w:left="360"/>
        <w:jc w:val="center"/>
        <w:rPr>
          <w:rFonts w:eastAsia="Times New Roman"/>
        </w:rPr>
      </w:pPr>
      <w:r>
        <w:rPr>
          <w:rFonts w:eastAsia="Times New Roman"/>
        </w:rPr>
        <w:t xml:space="preserve">Where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=AD</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L</m:t>
                </m:r>
              </m:e>
            </m:d>
          </m:e>
          <m:sup>
            <m:r>
              <w:rPr>
                <w:rFonts w:ascii="Cambria Math" w:eastAsia="Times New Roman" w:hAnsi="Cambria Math"/>
              </w:rPr>
              <m:t>-1</m:t>
            </m:r>
          </m:sup>
        </m:sSup>
        <m:r>
          <w:rPr>
            <w:rFonts w:ascii="Cambria Math" w:eastAsia="Times New Roman" w:hAnsi="Cambria Math"/>
          </w:rPr>
          <m:t>R</m:t>
        </m:r>
      </m:oMath>
      <w:r>
        <w:rPr>
          <w:rFonts w:eastAsia="Times New Roman"/>
        </w:rPr>
        <w:t xml:space="preserve"> is a </w:t>
      </w:r>
      <w:proofErr w:type="spellStart"/>
      <w:r>
        <w:rPr>
          <w:rFonts w:eastAsia="Times New Roman"/>
        </w:rPr>
        <w:t>nxq</w:t>
      </w:r>
      <w:proofErr w:type="spellEnd"/>
      <w:r>
        <w:rPr>
          <w:rFonts w:eastAsia="Times New Roman"/>
        </w:rPr>
        <w:t xml:space="preserve"> matrix of impulse response functions to the structural shocks</w:t>
      </w:r>
    </w:p>
    <w:p w14:paraId="245B9207" w14:textId="36D0A64F" w:rsidR="00FF41D6" w:rsidRDefault="001D30DB" w:rsidP="009211F9">
      <w:pPr>
        <w:ind w:left="360"/>
        <w:jc w:val="both"/>
        <w:rPr>
          <w:rFonts w:eastAsia="Times New Roman"/>
        </w:rPr>
      </w:pPr>
      <m:oMath>
        <m:r>
          <w:rPr>
            <w:rFonts w:ascii="Cambria Math" w:eastAsia="Times New Roman" w:hAnsi="Cambria Math"/>
          </w:rPr>
          <m:t>B(L)</m:t>
        </m:r>
      </m:oMath>
      <w:r w:rsidR="00FF41D6">
        <w:rPr>
          <w:rFonts w:eastAsia="Times New Roman"/>
        </w:rPr>
        <w:t xml:space="preserve"> is identified up to an orthogonal (q x q) matrix H, since</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sidR="00B04FF4">
        <w:rPr>
          <w:rFonts w:eastAsia="Times New Roman"/>
        </w:rPr>
        <w:t xml:space="preserve"> where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H</m:t>
        </m:r>
      </m:oMath>
      <w:r w:rsidR="00B04FF4">
        <w:rPr>
          <w:rFonts w:eastAsia="Times New Roman"/>
        </w:rPr>
        <w:t xml:space="preserve"> are observationally equivalent.</w:t>
      </w:r>
    </w:p>
    <w:p w14:paraId="67FDD927" w14:textId="69E898DC" w:rsidR="00270EFF" w:rsidRDefault="00270EFF" w:rsidP="009211F9">
      <w:pPr>
        <w:ind w:left="360"/>
        <w:jc w:val="both"/>
        <w:rPr>
          <w:rFonts w:eastAsia="Times New Roman"/>
        </w:rPr>
      </w:pPr>
      <w:r>
        <w:rPr>
          <w:rFonts w:eastAsia="Times New Roman"/>
        </w:rPr>
        <w:t>In this context</w:t>
      </w:r>
      <w:r w:rsidR="00285966">
        <w:rPr>
          <w:rFonts w:eastAsia="Times New Roman"/>
        </w:rPr>
        <w:t>,</w:t>
      </w:r>
      <w:r>
        <w:rPr>
          <w:rFonts w:eastAsia="Times New Roman"/>
        </w:rPr>
        <w:t xml:space="preserve"> identification consist</w:t>
      </w:r>
      <w:r w:rsidR="00285966">
        <w:rPr>
          <w:rFonts w:eastAsia="Times New Roman"/>
        </w:rPr>
        <w:t>s</w:t>
      </w:r>
      <w:r>
        <w:rPr>
          <w:rFonts w:eastAsia="Times New Roman"/>
        </w:rPr>
        <w:t xml:space="preserve"> </w:t>
      </w:r>
      <w:r w:rsidR="00285966">
        <w:rPr>
          <w:rFonts w:eastAsia="Times New Roman"/>
        </w:rPr>
        <w:t xml:space="preserve">of </w:t>
      </w:r>
      <w:r>
        <w:rPr>
          <w:rFonts w:eastAsia="Times New Roman"/>
        </w:rPr>
        <w:t xml:space="preserve">imposing economically based restrictions on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oMath>
      <w:r>
        <w:rPr>
          <w:rFonts w:eastAsia="Times New Roman"/>
        </w:rPr>
        <w:t xml:space="preserve"> </w:t>
      </w:r>
      <w:r w:rsidR="008700C5">
        <w:rPr>
          <w:rFonts w:eastAsia="Times New Roman"/>
        </w:rPr>
        <w:t xml:space="preserve">and normalizations </w:t>
      </w:r>
      <w:r>
        <w:rPr>
          <w:rFonts w:eastAsia="Times New Roman"/>
        </w:rPr>
        <w:t xml:space="preserve">to determine a particular </w:t>
      </w:r>
      <m:oMath>
        <m:r>
          <w:rPr>
            <w:rFonts w:ascii="Cambria Math" w:eastAsia="Times New Roman" w:hAnsi="Cambria Math"/>
          </w:rPr>
          <m:t>H</m:t>
        </m:r>
      </m:oMath>
      <w:r>
        <w:rPr>
          <w:rFonts w:eastAsia="Times New Roman"/>
        </w:rPr>
        <w:t xml:space="preserve">. This is the same as in a </w:t>
      </w:r>
      <w:proofErr w:type="gramStart"/>
      <w:r>
        <w:rPr>
          <w:rFonts w:eastAsia="Times New Roman"/>
        </w:rPr>
        <w:t>VAR</w:t>
      </w:r>
      <w:proofErr w:type="gramEnd"/>
      <w:r>
        <w:rPr>
          <w:rFonts w:eastAsia="Times New Roman"/>
        </w:rPr>
        <w:t xml:space="preserve"> but restrictions can be imposed on an nxq matrix of responses.</w:t>
      </w:r>
      <w:r w:rsidR="008700C5">
        <w:rPr>
          <w:rFonts w:eastAsia="Times New Roman"/>
        </w:rPr>
        <w:t xml:space="preserve"> Factor models, which typically contain over a hundred variables</w:t>
      </w:r>
      <w:r w:rsidR="00285966">
        <w:rPr>
          <w:rFonts w:eastAsia="Times New Roman"/>
        </w:rPr>
        <w:t>,</w:t>
      </w:r>
      <w:r w:rsidR="008700C5">
        <w:rPr>
          <w:rFonts w:eastAsia="Times New Roman"/>
        </w:rPr>
        <w:t xml:space="preserve"> have the advantage of conditioning on more information than VARs, so estimated reduced form shocks are more likely to span the space of the structural shocks, as the Econometric Information </w:t>
      </w:r>
      <w:proofErr w:type="gramStart"/>
      <w:r w:rsidR="008700C5">
        <w:rPr>
          <w:rFonts w:eastAsia="Times New Roman"/>
        </w:rPr>
        <w:t>set</w:t>
      </w:r>
      <w:proofErr w:type="gramEnd"/>
      <w:r w:rsidR="008700C5">
        <w:rPr>
          <w:rFonts w:eastAsia="Times New Roman"/>
        </w:rPr>
        <w:t xml:space="preserve"> and the Economic Agents Information set are more likely to be aligned.</w:t>
      </w:r>
      <w:r w:rsidR="00377A80">
        <w:rPr>
          <w:rFonts w:eastAsia="Times New Roman"/>
        </w:rPr>
        <w:t xml:space="preserve"> Nevertheless, one disadvantage of this method is that </w:t>
      </w:r>
      <w:r w:rsidR="00C16289">
        <w:rPr>
          <w:rFonts w:eastAsia="Times New Roman"/>
        </w:rPr>
        <w:t xml:space="preserve">it always </w:t>
      </w:r>
      <w:r w:rsidR="00377A80">
        <w:rPr>
          <w:rFonts w:eastAsia="Times New Roman"/>
        </w:rPr>
        <w:t>requires transformation of the variables to induce stationarity, which requires pretesting and its concomitant problems</w:t>
      </w:r>
      <w:r w:rsidR="00C16289">
        <w:rPr>
          <w:rFonts w:eastAsia="Times New Roman"/>
        </w:rPr>
        <w:t xml:space="preserve"> (Ramey, 2016)</w:t>
      </w:r>
      <w:r w:rsidR="00377A80">
        <w:rPr>
          <w:rFonts w:eastAsia="Times New Roman"/>
        </w:rPr>
        <w:t>.</w:t>
      </w:r>
    </w:p>
    <w:p w14:paraId="1080995E" w14:textId="03226813" w:rsidR="00270EFF" w:rsidRDefault="00270EFF" w:rsidP="009211F9">
      <w:pPr>
        <w:ind w:left="360"/>
        <w:jc w:val="both"/>
        <w:rPr>
          <w:rFonts w:eastAsia="Times New Roman"/>
        </w:rPr>
      </w:pPr>
      <w:r>
        <w:rPr>
          <w:rFonts w:eastAsia="Times New Roman"/>
        </w:rPr>
        <w:t xml:space="preserve">In practice, given a matrix of non-structural impulse response functions </w:t>
      </w:r>
      <m:oMath>
        <m:acc>
          <m:accPr>
            <m:ctrlPr>
              <w:rPr>
                <w:rFonts w:ascii="Cambria Math" w:eastAsia="Times New Roman" w:hAnsi="Cambria Math"/>
                <w:i/>
              </w:rPr>
            </m:ctrlPr>
          </m:accPr>
          <m:e>
            <m:r>
              <w:rPr>
                <w:rFonts w:ascii="Cambria Math" w:eastAsia="Times New Roman" w:hAnsi="Cambria Math"/>
              </w:rPr>
              <m:t>C</m:t>
            </m:r>
          </m:e>
        </m:acc>
        <m:r>
          <w:rPr>
            <w:rFonts w:ascii="Cambria Math" w:eastAsia="Times New Roman" w:hAnsi="Cambria Math"/>
          </w:rPr>
          <m:t>(L)</m:t>
        </m:r>
      </m:oMath>
      <w:r>
        <w:rPr>
          <w:rFonts w:eastAsia="Times New Roman"/>
        </w:rPr>
        <w:t xml:space="preserve"> obtained as described below in the estimation</w:t>
      </w:r>
      <w:r w:rsidR="005D588A">
        <w:rPr>
          <w:rFonts w:eastAsia="Times New Roman"/>
        </w:rPr>
        <w:t>,</w:t>
      </w:r>
      <w:r>
        <w:rPr>
          <w:rFonts w:eastAsia="Times New Roman"/>
        </w:rPr>
        <w:t xml:space="preserve"> one </w:t>
      </w:r>
      <w:proofErr w:type="gramStart"/>
      <w:r>
        <w:rPr>
          <w:rFonts w:eastAsia="Times New Roman"/>
        </w:rPr>
        <w:t>has to</w:t>
      </w:r>
      <w:proofErr w:type="gramEnd"/>
      <w:r>
        <w:rPr>
          <w:rFonts w:eastAsia="Times New Roman"/>
        </w:rPr>
        <w:t xml:space="preserve"> choose </w:t>
      </w:r>
      <m:oMath>
        <m:r>
          <w:rPr>
            <w:rFonts w:ascii="Cambria Math" w:eastAsia="Times New Roman" w:hAnsi="Cambria Math"/>
          </w:rPr>
          <m:t>H</m:t>
        </m:r>
      </m:oMath>
      <w:r>
        <w:rPr>
          <w:rFonts w:eastAsia="Times New Roman"/>
        </w:rPr>
        <w:t xml:space="preserve"> by imposing some restrictions on </w:t>
      </w:r>
      <m:oMath>
        <m:r>
          <w:rPr>
            <w:rFonts w:ascii="Cambria Math" w:eastAsia="Times New Roman" w:hAnsi="Cambria Math"/>
          </w:rPr>
          <m:t>B(L)</m:t>
        </m:r>
      </m:oMath>
      <w:r>
        <w:rPr>
          <w:rFonts w:eastAsia="Times New Roman"/>
        </w:rPr>
        <w:t>. The restrictions used can be the same as those in a VAR: Cholesky, long-run, sign restrictions, etc.</w:t>
      </w:r>
      <w:r w:rsidR="00831741">
        <w:rPr>
          <w:rFonts w:eastAsia="Times New Roman"/>
        </w:rPr>
        <w:t xml:space="preserve"> Variance decompositions proceed </w:t>
      </w:r>
      <w:proofErr w:type="spellStart"/>
      <w:r w:rsidR="00831741">
        <w:rPr>
          <w:rFonts w:eastAsia="Times New Roman"/>
        </w:rPr>
        <w:t>analougosly</w:t>
      </w:r>
      <w:proofErr w:type="spellEnd"/>
      <w:r w:rsidR="00831741">
        <w:rPr>
          <w:rFonts w:eastAsia="Times New Roman"/>
        </w:rPr>
        <w:t>.</w:t>
      </w:r>
    </w:p>
    <w:p w14:paraId="308869B7" w14:textId="77777777" w:rsidR="00377A80" w:rsidRDefault="00377A80" w:rsidP="00FF41D6">
      <w:pPr>
        <w:ind w:left="360"/>
        <w:rPr>
          <w:rFonts w:eastAsia="Times New Roman"/>
        </w:rPr>
      </w:pPr>
      <w:r>
        <w:rPr>
          <w:rFonts w:eastAsia="Times New Roman"/>
        </w:rPr>
        <w:t>The consistent estimation of the</w:t>
      </w:r>
      <w:r w:rsidR="005D588A">
        <w:rPr>
          <w:rFonts w:eastAsia="Times New Roman"/>
        </w:rPr>
        <w:t xml:space="preserve"> impulse response </w:t>
      </w:r>
      <w:proofErr w:type="spellStart"/>
      <w:r w:rsidR="005D588A">
        <w:rPr>
          <w:rFonts w:eastAsia="Times New Roman"/>
        </w:rPr>
        <w:t>funtions</w:t>
      </w:r>
      <w:proofErr w:type="spellEnd"/>
      <w:r w:rsidR="005D588A">
        <w:rPr>
          <w:rFonts w:eastAsia="Times New Roman"/>
        </w:rPr>
        <w:t xml:space="preserve"> can be done</w:t>
      </w:r>
      <w:r>
        <w:rPr>
          <w:rFonts w:eastAsia="Times New Roman"/>
        </w:rPr>
        <w:t xml:space="preserve"> following</w:t>
      </w:r>
      <w:r w:rsidR="005D588A">
        <w:rPr>
          <w:rFonts w:eastAsia="Times New Roman"/>
        </w:rPr>
        <w:t xml:space="preserve"> the</w:t>
      </w:r>
      <w:r>
        <w:rPr>
          <w:rFonts w:eastAsia="Times New Roman"/>
        </w:rPr>
        <w:t xml:space="preserve"> steps</w:t>
      </w:r>
      <w:r w:rsidR="005D588A">
        <w:rPr>
          <w:rFonts w:eastAsia="Times New Roman"/>
        </w:rPr>
        <w:t xml:space="preserve"> below</w:t>
      </w:r>
      <w:r>
        <w:rPr>
          <w:rFonts w:eastAsia="Times New Roman"/>
        </w:rPr>
        <w:t>:</w:t>
      </w:r>
    </w:p>
    <w:p w14:paraId="7C4C5EA7" w14:textId="055B55EB" w:rsidR="00377A80" w:rsidRDefault="00377A80" w:rsidP="00377A80">
      <w:pPr>
        <w:pStyle w:val="Prrafodelista"/>
        <w:numPr>
          <w:ilvl w:val="0"/>
          <w:numId w:val="4"/>
        </w:numPr>
        <w:rPr>
          <w:rFonts w:eastAsia="Times New Roman"/>
        </w:rPr>
      </w:pPr>
      <w:r>
        <w:rPr>
          <w:rFonts w:eastAsia="Times New Roman"/>
        </w:rPr>
        <w:t xml:space="preserve">Let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x</m:t>
                </m:r>
              </m:sub>
            </m:sSub>
          </m:e>
        </m:acc>
      </m:oMath>
      <w:r>
        <w:rPr>
          <w:rFonts w:eastAsia="Times New Roman"/>
        </w:rPr>
        <w:t xml:space="preserve"> be the sample variance-covariance matrix of the observables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w:r>
        <w:rPr>
          <w:rFonts w:eastAsia="Times New Roman"/>
        </w:rPr>
        <w:t xml:space="preserve">. The loadings </w:t>
      </w:r>
      <m:oMath>
        <m:acc>
          <m:accPr>
            <m:ctrlPr>
              <w:rPr>
                <w:rFonts w:ascii="Cambria Math" w:eastAsia="Times New Roman" w:hAnsi="Cambria Math"/>
                <w:i/>
              </w:rPr>
            </m:ctrlPr>
          </m:accPr>
          <m:e>
            <m:r>
              <w:rPr>
                <w:rFonts w:ascii="Cambria Math" w:eastAsia="Times New Roman" w:hAnsi="Cambria Math"/>
              </w:rPr>
              <m:t>A</m:t>
            </m:r>
          </m:e>
        </m:acc>
      </m:oMath>
      <w:r>
        <w:rPr>
          <w:rFonts w:eastAsia="Times New Roman"/>
        </w:rPr>
        <w:t xml:space="preserve"> is the nxr matrix having as colums the r normalized eigenvectors corresponding to the r largest eigenvalues of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x</m:t>
                </m:r>
              </m:sub>
            </m:sSub>
          </m:e>
        </m:acc>
      </m:oMath>
      <w:r>
        <w:rPr>
          <w:rFonts w:eastAsia="Times New Roman"/>
        </w:rPr>
        <w:t xml:space="preserve">. The estimated factors are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r>
          <w:rPr>
            <w:rFonts w:ascii="Cambria Math" w:eastAsia="Times New Roman" w:hAnsi="Cambria Math"/>
          </w:rPr>
          <m:t>=</m:t>
        </m:r>
        <m:acc>
          <m:accPr>
            <m:ctrlPr>
              <w:rPr>
                <w:rFonts w:ascii="Cambria Math" w:eastAsia="Times New Roman" w:hAnsi="Cambria Math"/>
                <w:i/>
              </w:rPr>
            </m:ctrlPr>
          </m:accPr>
          <m:e>
            <m:r>
              <w:rPr>
                <w:rFonts w:ascii="Cambria Math" w:eastAsia="Times New Roman" w:hAnsi="Cambria Math"/>
              </w:rPr>
              <m:t>A'</m:t>
            </m:r>
          </m:e>
        </m:acc>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w:r w:rsidR="009A7C20">
        <w:rPr>
          <w:rFonts w:eastAsia="Times New Roman"/>
        </w:rPr>
        <w:t>.</w:t>
      </w:r>
    </w:p>
    <w:p w14:paraId="18D83052" w14:textId="4C7B0A7B" w:rsidR="009A7C20" w:rsidRDefault="009A7C20" w:rsidP="00377A80">
      <w:pPr>
        <w:pStyle w:val="Prrafodelista"/>
        <w:numPr>
          <w:ilvl w:val="0"/>
          <w:numId w:val="4"/>
        </w:numPr>
        <w:rPr>
          <w:rFonts w:eastAsia="Times New Roman"/>
        </w:rPr>
      </w:pPr>
      <w:r>
        <w:rPr>
          <w:rFonts w:eastAsia="Times New Roman"/>
        </w:rPr>
        <w:lastRenderedPageBreak/>
        <w:t xml:space="preserve">A VAR(p) on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oMath>
      <w:r>
        <w:rPr>
          <w:rFonts w:eastAsia="Times New Roman"/>
        </w:rPr>
        <w:t xml:space="preserve"> gives </w:t>
      </w:r>
      <m:oMath>
        <m:acc>
          <m:accPr>
            <m:ctrlPr>
              <w:rPr>
                <w:rFonts w:ascii="Cambria Math" w:eastAsia="Times New Roman" w:hAnsi="Cambria Math"/>
                <w:i/>
              </w:rPr>
            </m:ctrlPr>
          </m:accPr>
          <m:e>
            <m:r>
              <w:rPr>
                <w:rFonts w:ascii="Cambria Math" w:eastAsia="Times New Roman" w:hAnsi="Cambria Math"/>
              </w:rPr>
              <m:t>D(L)</m:t>
            </m:r>
          </m:e>
        </m:acc>
      </m:oMath>
      <w:r>
        <w:rPr>
          <w:rFonts w:eastAsia="Times New Roman"/>
        </w:rPr>
        <w:t>.</w:t>
      </w:r>
      <w:r w:rsidR="00831741">
        <w:rPr>
          <w:rFonts w:eastAsia="Times New Roman"/>
        </w:rPr>
        <w:t xml:space="preserve"> This can be done </w:t>
      </w:r>
      <w:r w:rsidR="00E60A0B">
        <w:rPr>
          <w:rFonts w:eastAsia="Times New Roman"/>
        </w:rPr>
        <w:t xml:space="preserve">by standard methods despite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oMath>
      <w:r w:rsidR="00E60A0B">
        <w:rPr>
          <w:rFonts w:eastAsia="Times New Roman"/>
        </w:rPr>
        <w:t xml:space="preserve"> being estimat</w:t>
      </w:r>
      <w:r w:rsidR="00E81440">
        <w:rPr>
          <w:rFonts w:eastAsia="Times New Roman"/>
        </w:rPr>
        <w:t>e</w:t>
      </w:r>
      <w:r w:rsidR="00E60A0B">
        <w:rPr>
          <w:rFonts w:eastAsia="Times New Roman"/>
        </w:rPr>
        <w:t xml:space="preserve">d in a first stage </w:t>
      </w:r>
      <w:r w:rsidR="00831741">
        <w:rPr>
          <w:rFonts w:eastAsia="Times New Roman"/>
        </w:rPr>
        <w:t xml:space="preserve">based on Bai and Ng (2002) if </w:t>
      </w:r>
      <m:oMath>
        <m:r>
          <w:rPr>
            <w:rFonts w:ascii="Cambria Math" w:eastAsia="Times New Roman" w:hAnsi="Cambria Math"/>
          </w:rPr>
          <m:t>N⇨∞, T⇨∞</m:t>
        </m:r>
      </m:oMath>
      <w:r w:rsidR="00E60A0B">
        <w:rPr>
          <w:rFonts w:eastAsia="Times New Roman"/>
        </w:rPr>
        <w:t xml:space="preserve"> and </w:t>
      </w:r>
      <m:oMath>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/T⇨∞</m:t>
        </m:r>
      </m:oMath>
      <w:r w:rsidR="00E60A0B">
        <w:rPr>
          <w:rFonts w:eastAsia="Times New Roman"/>
        </w:rPr>
        <w:t>.</w:t>
      </w:r>
    </w:p>
    <w:p w14:paraId="38C272CF" w14:textId="7240758B" w:rsidR="009A7C20" w:rsidRDefault="009A7C20" w:rsidP="00377A80">
      <w:pPr>
        <w:pStyle w:val="Prrafodelista"/>
        <w:numPr>
          <w:ilvl w:val="0"/>
          <w:numId w:val="4"/>
        </w:numPr>
        <w:rPr>
          <w:rFonts w:eastAsia="Times New Roman"/>
        </w:rPr>
      </w:pPr>
      <w:r>
        <w:rPr>
          <w:rFonts w:eastAsia="Times New Roman"/>
        </w:rPr>
        <w:t xml:space="preserve">Let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ε</m:t>
                </m:r>
              </m:sub>
            </m:sSub>
          </m:e>
        </m:acc>
      </m:oMath>
      <w:r>
        <w:rPr>
          <w:rFonts w:eastAsia="Times New Roman"/>
        </w:rPr>
        <w:t xml:space="preserve"> be the sample variance-covariance matrix of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e>
        </m:acc>
      </m:oMath>
      <w:r>
        <w:rPr>
          <w:rFonts w:eastAsia="Times New Roman"/>
        </w:rPr>
        <w:t xml:space="preserve">, with eigenvalues </w:t>
      </w:r>
      <m:oMath>
        <m:acc>
          <m:accPr>
            <m:ctrlPr>
              <w:rPr>
                <w:rFonts w:ascii="Cambria Math" w:eastAsia="Times New Roman" w:hAnsi="Cambria Math"/>
                <w:i/>
              </w:rPr>
            </m:ctrlPr>
          </m:accPr>
          <m:e>
            <m:sSubSup>
              <m:sSubSupPr>
                <m:ctrlPr>
                  <w:rPr>
                    <w:rFonts w:ascii="Cambria Math" w:eastAsia="Times New Roman" w:hAnsi="Cambria Math"/>
                    <w:i/>
                  </w:rPr>
                </m:ctrlPr>
              </m:sSubSupPr>
              <m:e>
                <m:r>
                  <w:rPr>
                    <w:rFonts w:ascii="Cambria Math" w:eastAsia="Times New Roman" w:hAnsi="Cambria Math"/>
                  </w:rPr>
                  <m:t>μ</m:t>
                </m:r>
              </m:e>
              <m:sub>
                <m:r>
                  <w:rPr>
                    <w:rFonts w:ascii="Cambria Math" w:eastAsia="Times New Roman" w:hAnsi="Cambria Math"/>
                  </w:rPr>
                  <m:t>j</m:t>
                </m:r>
              </m:sub>
              <m:sup>
                <m:r>
                  <w:rPr>
                    <w:rFonts w:ascii="Cambria Math" w:eastAsia="Times New Roman" w:hAnsi="Cambria Math"/>
                  </w:rPr>
                  <m:t>ε</m:t>
                </m:r>
              </m:sup>
            </m:sSubSup>
          </m:e>
        </m:acc>
      </m:oMath>
      <w:r>
        <w:rPr>
          <w:rFonts w:eastAsia="Times New Roman"/>
        </w:rPr>
        <w:t xml:space="preserve">. Let </w:t>
      </w:r>
      <m:oMath>
        <m:acc>
          <m:accPr>
            <m:ctrlPr>
              <w:rPr>
                <w:rFonts w:ascii="Cambria Math" w:eastAsia="Times New Roman" w:hAnsi="Cambria Math"/>
                <w:i/>
              </w:rPr>
            </m:ctrlPr>
          </m:accPr>
          <m:e>
            <m:r>
              <w:rPr>
                <w:rFonts w:ascii="Cambria Math" w:eastAsia="Times New Roman" w:hAnsi="Cambria Math"/>
              </w:rPr>
              <m:t>Μ</m:t>
            </m:r>
          </m:e>
        </m:acc>
      </m:oMath>
      <w:r>
        <w:rPr>
          <w:rFonts w:eastAsia="Times New Roman"/>
        </w:rPr>
        <w:t xml:space="preserve"> the qxq diagonal matrix with non-zero elements </w:t>
      </w:r>
      <m:oMath>
        <m:rad>
          <m:radPr>
            <m:degHide m:val="1"/>
            <m:ctrlPr>
              <w:rPr>
                <w:rFonts w:ascii="Cambria Math" w:eastAsia="Times New Roman" w:hAnsi="Cambria Math"/>
                <w:i/>
              </w:rPr>
            </m:ctrlPr>
          </m:radPr>
          <m:deg/>
          <m:e>
            <m:acc>
              <m:accPr>
                <m:ctrlPr>
                  <w:rPr>
                    <w:rFonts w:ascii="Cambria Math" w:eastAsia="Times New Roman" w:hAnsi="Cambria Math"/>
                    <w:i/>
                  </w:rPr>
                </m:ctrlPr>
              </m:accPr>
              <m:e>
                <m:sSubSup>
                  <m:sSubSupPr>
                    <m:ctrlPr>
                      <w:rPr>
                        <w:rFonts w:ascii="Cambria Math" w:eastAsia="Times New Roman" w:hAnsi="Cambria Math"/>
                        <w:i/>
                      </w:rPr>
                    </m:ctrlPr>
                  </m:sSubSupPr>
                  <m:e>
                    <m:r>
                      <w:rPr>
                        <w:rFonts w:ascii="Cambria Math" w:eastAsia="Times New Roman" w:hAnsi="Cambria Math"/>
                      </w:rPr>
                      <m:t>μ</m:t>
                    </m:r>
                  </m:e>
                  <m:sub>
                    <m:r>
                      <w:rPr>
                        <w:rFonts w:ascii="Cambria Math" w:eastAsia="Times New Roman" w:hAnsi="Cambria Math"/>
                      </w:rPr>
                      <m:t>j</m:t>
                    </m:r>
                  </m:sub>
                  <m:sup>
                    <m:r>
                      <w:rPr>
                        <w:rFonts w:ascii="Cambria Math" w:eastAsia="Times New Roman" w:hAnsi="Cambria Math"/>
                      </w:rPr>
                      <m:t>ε</m:t>
                    </m:r>
                  </m:sup>
                </m:sSubSup>
              </m:e>
            </m:acc>
          </m:e>
        </m:rad>
      </m:oMath>
      <w:r>
        <w:rPr>
          <w:rFonts w:eastAsia="Times New Roman"/>
        </w:rPr>
        <w:t xml:space="preserve"> , </w:t>
      </w:r>
      <m:oMath>
        <m:acc>
          <m:accPr>
            <m:ctrlPr>
              <w:rPr>
                <w:rFonts w:ascii="Cambria Math" w:eastAsia="Times New Roman" w:hAnsi="Cambria Math"/>
                <w:i/>
              </w:rPr>
            </m:ctrlPr>
          </m:accPr>
          <m:e>
            <m:r>
              <w:rPr>
                <w:rFonts w:ascii="Cambria Math" w:eastAsia="Times New Roman" w:hAnsi="Cambria Math"/>
              </w:rPr>
              <m:t>K</m:t>
            </m:r>
          </m:e>
        </m:acc>
      </m:oMath>
      <w:r>
        <w:rPr>
          <w:rFonts w:eastAsia="Times New Roman"/>
        </w:rPr>
        <w:t xml:space="preserve"> with the corresponding rxq matrix of normalized eigenvectors as columns. Then </w:t>
      </w:r>
      <m:oMath>
        <m:acc>
          <m:accPr>
            <m:ctrlPr>
              <w:rPr>
                <w:rFonts w:ascii="Cambria Math" w:eastAsia="Times New Roman" w:hAnsi="Cambria Math"/>
                <w:i/>
              </w:rPr>
            </m:ctrlPr>
          </m:accPr>
          <m:e>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e>
        </m:acc>
        <m:r>
          <w:rPr>
            <w:rFonts w:ascii="Cambria Math" w:eastAsia="Times New Roman" w:hAnsi="Cambria Math"/>
          </w:rPr>
          <m:t>=</m:t>
        </m:r>
        <m:acc>
          <m:accPr>
            <m:ctrlPr>
              <w:rPr>
                <w:rFonts w:ascii="Cambria Math" w:eastAsia="Times New Roman" w:hAnsi="Cambria Math"/>
                <w:i/>
              </w:rPr>
            </m:ctrlPr>
          </m:accPr>
          <m:e>
            <m:r>
              <w:rPr>
                <w:rFonts w:ascii="Cambria Math" w:eastAsia="Times New Roman" w:hAnsi="Cambria Math"/>
              </w:rPr>
              <m:t>A</m:t>
            </m:r>
          </m:e>
        </m:acc>
        <m:acc>
          <m:accPr>
            <m:ctrlPr>
              <w:rPr>
                <w:rFonts w:ascii="Cambria Math" w:eastAsia="Times New Roman" w:hAnsi="Cambria Math"/>
                <w:i/>
              </w:rPr>
            </m:ctrlPr>
          </m:accPr>
          <m:e>
            <m:r>
              <w:rPr>
                <w:rFonts w:ascii="Cambria Math" w:eastAsia="Times New Roman" w:hAnsi="Cambria Math"/>
              </w:rPr>
              <m:t>D</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L</m:t>
                    </m:r>
                  </m:e>
                </m:d>
              </m:e>
              <m:sup>
                <m:r>
                  <w:rPr>
                    <w:rFonts w:ascii="Cambria Math" w:eastAsia="Times New Roman" w:hAnsi="Cambria Math"/>
                  </w:rPr>
                  <m:t>-1</m:t>
                </m:r>
              </m:sup>
            </m:sSup>
          </m:e>
        </m:acc>
        <m:acc>
          <m:accPr>
            <m:ctrlPr>
              <w:rPr>
                <w:rFonts w:ascii="Cambria Math" w:eastAsia="Times New Roman" w:hAnsi="Cambria Math"/>
                <w:i/>
              </w:rPr>
            </m:ctrlPr>
          </m:accPr>
          <m:e>
            <m:r>
              <w:rPr>
                <w:rFonts w:ascii="Cambria Math" w:eastAsia="Times New Roman" w:hAnsi="Cambria Math"/>
              </w:rPr>
              <m:t>K</m:t>
            </m:r>
          </m:e>
        </m:acc>
        <m:acc>
          <m:accPr>
            <m:ctrlPr>
              <w:rPr>
                <w:rFonts w:ascii="Cambria Math" w:eastAsia="Times New Roman" w:hAnsi="Cambria Math"/>
                <w:i/>
              </w:rPr>
            </m:ctrlPr>
          </m:accPr>
          <m:e>
            <m:r>
              <w:rPr>
                <w:rFonts w:ascii="Cambria Math" w:eastAsia="Times New Roman" w:hAnsi="Cambria Math"/>
              </w:rPr>
              <m:t>M</m:t>
            </m:r>
          </m:e>
        </m:acc>
      </m:oMath>
      <w:r>
        <w:rPr>
          <w:rFonts w:eastAsia="Times New Roman"/>
        </w:rPr>
        <w:t>.</w:t>
      </w:r>
    </w:p>
    <w:p w14:paraId="16BB51CF" w14:textId="0FAE72E7" w:rsidR="009A7C20" w:rsidRDefault="009A7C20" w:rsidP="00377A80">
      <w:pPr>
        <w:pStyle w:val="Prrafodelista"/>
        <w:numPr>
          <w:ilvl w:val="0"/>
          <w:numId w:val="4"/>
        </w:numPr>
        <w:rPr>
          <w:rFonts w:eastAsia="Times New Roman"/>
        </w:rPr>
      </w:pPr>
      <w:r>
        <w:rPr>
          <w:rFonts w:eastAsia="Times New Roman"/>
        </w:rPr>
        <w:t xml:space="preserve">Finally, </w:t>
      </w:r>
      <m:oMath>
        <m:acc>
          <m:accPr>
            <m:ctrlPr>
              <w:rPr>
                <w:rFonts w:ascii="Cambria Math" w:eastAsia="Times New Roman" w:hAnsi="Cambria Math"/>
                <w:i/>
              </w:rPr>
            </m:ctrlPr>
          </m:accPr>
          <m:e>
            <m:r>
              <w:rPr>
                <w:rFonts w:ascii="Cambria Math" w:eastAsia="Times New Roman" w:hAnsi="Cambria Math"/>
              </w:rPr>
              <m:t>H</m:t>
            </m:r>
          </m:e>
        </m:acc>
      </m:oMath>
      <w:r>
        <w:rPr>
          <w:rFonts w:eastAsia="Times New Roman"/>
        </w:rPr>
        <w:t xml:space="preserve"> and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m:t>
                </m:r>
              </m:sub>
            </m:sSub>
            <m:r>
              <w:rPr>
                <w:rFonts w:ascii="Cambria Math" w:eastAsia="Times New Roman" w:hAnsi="Cambria Math"/>
              </w:rPr>
              <m:t>(L)</m:t>
            </m:r>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i</m:t>
                </m:r>
              </m:sub>
            </m:sSub>
            <m:r>
              <w:rPr>
                <w:rFonts w:ascii="Cambria Math" w:eastAsia="Times New Roman" w:hAnsi="Cambria Math"/>
              </w:rPr>
              <m:t>(L)</m:t>
            </m:r>
          </m:e>
        </m:acc>
        <m:acc>
          <m:accPr>
            <m:ctrlPr>
              <w:rPr>
                <w:rFonts w:ascii="Cambria Math" w:eastAsia="Times New Roman" w:hAnsi="Cambria Math"/>
                <w:i/>
              </w:rPr>
            </m:ctrlPr>
          </m:accPr>
          <m:e>
            <m:r>
              <w:rPr>
                <w:rFonts w:ascii="Cambria Math" w:eastAsia="Times New Roman" w:hAnsi="Cambria Math"/>
              </w:rPr>
              <m:t>H</m:t>
            </m:r>
          </m:e>
        </m:acc>
        <m:r>
          <w:rPr>
            <w:rFonts w:ascii="Cambria Math" w:eastAsia="Times New Roman" w:hAnsi="Cambria Math"/>
          </w:rPr>
          <m:t>, i=1,..,n</m:t>
        </m:r>
      </m:oMath>
      <w:r w:rsidR="00AA6137">
        <w:rPr>
          <w:rFonts w:eastAsia="Times New Roman"/>
        </w:rPr>
        <w:t xml:space="preserve"> are obtained by imposing the identification restrictions on </w:t>
      </w:r>
    </w:p>
    <w:p w14:paraId="2B3E272D" w14:textId="6943F24B" w:rsidR="00AA6137" w:rsidRDefault="00DF47F1" w:rsidP="00AA6137">
      <w:pPr>
        <w:pStyle w:val="Prrafodelista"/>
        <w:jc w:val="center"/>
        <w:rPr>
          <w:rFonts w:eastAsia="Times New Roman"/>
        </w:rPr>
      </w:pPr>
      <m:oMath>
        <m:acc>
          <m:accPr>
            <m:ctrlPr>
              <w:rPr>
                <w:rFonts w:ascii="Cambria Math" w:eastAsia="Times New Roman" w:hAnsi="Cambria Math"/>
                <w:i/>
              </w:rPr>
            </m:ctrlPr>
          </m:accPr>
          <m:e>
            <m:r>
              <w:rPr>
                <w:rFonts w:ascii="Cambria Math" w:eastAsia="Times New Roman" w:hAnsi="Cambria Math"/>
              </w:rPr>
              <m:t>B(L)</m:t>
            </m:r>
          </m:e>
        </m:acc>
        <m:r>
          <w:rPr>
            <w:rFonts w:ascii="Cambria Math" w:eastAsia="Times New Roman" w:hAnsi="Cambria Math"/>
          </w:rPr>
          <m:t>=</m:t>
        </m:r>
        <m:acc>
          <m:accPr>
            <m:ctrlPr>
              <w:rPr>
                <w:rFonts w:ascii="Cambria Math" w:eastAsia="Times New Roman" w:hAnsi="Cambria Math"/>
                <w:i/>
              </w:rPr>
            </m:ctrlPr>
          </m:accPr>
          <m:e>
            <m:r>
              <w:rPr>
                <w:rFonts w:ascii="Cambria Math" w:eastAsia="Times New Roman" w:hAnsi="Cambria Math"/>
              </w:rPr>
              <m:t>C(L)</m:t>
            </m:r>
          </m:e>
        </m:acc>
        <m:acc>
          <m:accPr>
            <m:ctrlPr>
              <w:rPr>
                <w:rFonts w:ascii="Cambria Math" w:eastAsia="Times New Roman" w:hAnsi="Cambria Math"/>
                <w:i/>
              </w:rPr>
            </m:ctrlPr>
          </m:accPr>
          <m:e>
            <m:r>
              <w:rPr>
                <w:rFonts w:ascii="Cambria Math" w:eastAsia="Times New Roman" w:hAnsi="Cambria Math"/>
              </w:rPr>
              <m:t>H</m:t>
            </m:r>
          </m:e>
        </m:acc>
      </m:oMath>
      <w:r w:rsidR="00AA6137">
        <w:rPr>
          <w:rFonts w:eastAsia="Times New Roman"/>
        </w:rPr>
        <w:t>.</w:t>
      </w:r>
    </w:p>
    <w:p w14:paraId="0A71ACF0" w14:textId="77777777" w:rsidR="00AA6137" w:rsidRDefault="00AA6137" w:rsidP="00AA6137">
      <w:pPr>
        <w:pStyle w:val="Prrafodelista"/>
        <w:jc w:val="center"/>
        <w:rPr>
          <w:rFonts w:eastAsia="Times New Roman"/>
        </w:rPr>
      </w:pPr>
    </w:p>
    <w:p w14:paraId="46042085" w14:textId="77777777" w:rsidR="00AA6137" w:rsidRDefault="0049649B" w:rsidP="009211F9">
      <w:pPr>
        <w:pStyle w:val="Prrafodelista"/>
        <w:jc w:val="both"/>
        <w:rPr>
          <w:rFonts w:eastAsia="Times New Roman"/>
        </w:rPr>
      </w:pPr>
      <w:r>
        <w:rPr>
          <w:rFonts w:eastAsia="Times New Roman"/>
        </w:rPr>
        <w:t>For inference, confidence bands can be obtained by standard non-overlapping block bootstrap technique.</w:t>
      </w:r>
    </w:p>
    <w:p w14:paraId="27606409" w14:textId="77777777" w:rsidR="00946D49" w:rsidRDefault="00946D49" w:rsidP="009211F9">
      <w:pPr>
        <w:pStyle w:val="Prrafodelista"/>
        <w:jc w:val="both"/>
        <w:rPr>
          <w:rFonts w:eastAsia="Times New Roman"/>
        </w:rPr>
      </w:pPr>
    </w:p>
    <w:p w14:paraId="37EA7F51" w14:textId="77777777" w:rsidR="00946D49" w:rsidRDefault="00946D49" w:rsidP="009211F9">
      <w:pPr>
        <w:pStyle w:val="Prrafodelista"/>
        <w:jc w:val="both"/>
        <w:rPr>
          <w:rFonts w:eastAsia="Times New Roman"/>
        </w:rPr>
      </w:pPr>
      <w:r>
        <w:rPr>
          <w:rFonts w:eastAsia="Times New Roman"/>
        </w:rPr>
        <w:t xml:space="preserve">One last question is the issue of the determination of the number of factors. The most popular method is the </w:t>
      </w:r>
      <w:proofErr w:type="spellStart"/>
      <w:r>
        <w:rPr>
          <w:rFonts w:eastAsia="Times New Roman"/>
        </w:rPr>
        <w:t>consisten</w:t>
      </w:r>
      <w:proofErr w:type="spellEnd"/>
      <w:r>
        <w:rPr>
          <w:rFonts w:eastAsia="Times New Roman"/>
        </w:rPr>
        <w:t xml:space="preserve"> estimator of Bai and Ng (2002)</w:t>
      </w:r>
      <w:r w:rsidR="00C77DC7">
        <w:rPr>
          <w:rFonts w:eastAsia="Times New Roman"/>
        </w:rPr>
        <w:t xml:space="preserve"> which consist</w:t>
      </w:r>
      <w:r w:rsidR="00BB56E2">
        <w:rPr>
          <w:rFonts w:eastAsia="Times New Roman"/>
        </w:rPr>
        <w:t>s</w:t>
      </w:r>
      <w:r w:rsidR="00C77DC7">
        <w:rPr>
          <w:rFonts w:eastAsia="Times New Roman"/>
        </w:rPr>
        <w:t xml:space="preserve"> of minimizing the following criteria:</w:t>
      </w:r>
    </w:p>
    <w:p w14:paraId="3A231C4B" w14:textId="77777777" w:rsidR="00C77DC7" w:rsidRDefault="00C77DC7" w:rsidP="00AA6137">
      <w:pPr>
        <w:pStyle w:val="Prrafodelista"/>
        <w:rPr>
          <w:rFonts w:eastAsia="Times New Roman"/>
        </w:rPr>
      </w:pPr>
    </w:p>
    <w:p w14:paraId="7001493A" w14:textId="72F84007" w:rsidR="00C77DC7" w:rsidRPr="001D30DB" w:rsidRDefault="001D30DB" w:rsidP="00AA6137">
      <w:pPr>
        <w:pStyle w:val="Prrafodelista"/>
        <w:rPr>
          <w:rFonts w:eastAsia="Times New Roman"/>
        </w:rPr>
      </w:pPr>
      <m:oMathPara>
        <m:oMath>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p2</m:t>
              </m:r>
            </m:sub>
          </m:sSub>
          <m:d>
            <m:dPr>
              <m:ctrlPr>
                <w:rPr>
                  <w:rFonts w:ascii="Cambria Math" w:eastAsia="Times New Roman" w:hAnsi="Cambria Math"/>
                  <w:i/>
                </w:rPr>
              </m:ctrlPr>
            </m:dPr>
            <m:e>
              <m:r>
                <w:rPr>
                  <w:rFonts w:ascii="Cambria Math" w:eastAsia="Times New Roman" w:hAnsi="Cambria Math"/>
                </w:rPr>
                <m:t>r</m:t>
              </m:r>
            </m:e>
          </m:d>
          <m:r>
            <w:rPr>
              <w:rFonts w:ascii="Cambria Math" w:eastAsia="Times New Roman" w:hAnsi="Cambria Math"/>
            </w:rPr>
            <m:t>=lnV</m:t>
          </m:r>
          <m:d>
            <m:dPr>
              <m:ctrlPr>
                <w:rPr>
                  <w:rFonts w:ascii="Cambria Math" w:eastAsia="Times New Roman" w:hAnsi="Cambria Math"/>
                  <w:i/>
                </w:rPr>
              </m:ctrlPr>
            </m:dPr>
            <m:e>
              <m:r>
                <w:rPr>
                  <w:rFonts w:ascii="Cambria Math" w:eastAsia="Times New Roman" w:hAnsi="Cambria Math"/>
                </w:rPr>
                <m:t xml:space="preserve">r, </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e>
          </m:d>
          <m:r>
            <w:rPr>
              <w:rFonts w:ascii="Cambria Math" w:eastAsia="Times New Roman" w:hAnsi="Cambria Math"/>
            </w:rPr>
            <m:t>+r</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n+T</m:t>
                  </m:r>
                </m:e>
              </m:d>
            </m:num>
            <m:den>
              <m:r>
                <w:rPr>
                  <w:rFonts w:ascii="Cambria Math" w:eastAsia="Times New Roman" w:hAnsi="Cambria Math"/>
                </w:rPr>
                <m:t>nT</m:t>
              </m:r>
            </m:den>
          </m:f>
          <m:r>
            <w:rPr>
              <w:rFonts w:ascii="Cambria Math" w:eastAsia="Times New Roman" w:hAnsi="Cambria Math"/>
            </w:rPr>
            <m:t>lnMin(n,T)</m:t>
          </m:r>
        </m:oMath>
      </m:oMathPara>
    </w:p>
    <w:p w14:paraId="7C632A0E" w14:textId="77777777" w:rsidR="00C77DC7" w:rsidRDefault="00C77DC7" w:rsidP="00AA6137">
      <w:pPr>
        <w:pStyle w:val="Prrafodelista"/>
        <w:rPr>
          <w:rFonts w:eastAsia="Times New Roman"/>
        </w:rPr>
      </w:pPr>
      <w:proofErr w:type="gramStart"/>
      <w:r>
        <w:rPr>
          <w:rFonts w:eastAsia="Times New Roman"/>
        </w:rPr>
        <w:t>Where</w:t>
      </w:r>
      <w:proofErr w:type="gramEnd"/>
    </w:p>
    <w:p w14:paraId="03516230" w14:textId="40B29D06" w:rsidR="00C77DC7" w:rsidRPr="001D30DB" w:rsidRDefault="001D30DB" w:rsidP="00AA6137">
      <w:pPr>
        <w:pStyle w:val="Prrafodelista"/>
        <w:rPr>
          <w:rFonts w:eastAsia="Times New Roman"/>
        </w:rPr>
      </w:pPr>
      <m:oMathPara>
        <m:oMath>
          <m:r>
            <w:rPr>
              <w:rFonts w:ascii="Cambria Math" w:eastAsia="Times New Roman" w:hAnsi="Cambria Math"/>
            </w:rPr>
            <m:t>V(r,</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e>
          </m:acc>
          <m:r>
            <w:rPr>
              <w:rFonts w:ascii="Cambria Math" w:eastAsia="Times New Roman" w:hAnsi="Cambria Math"/>
            </w:rPr>
            <m:t>=</m:t>
          </m:r>
          <m:func>
            <m:funcPr>
              <m:ctrlPr>
                <w:rPr>
                  <w:rFonts w:ascii="Cambria Math" w:eastAsia="Times New Roman" w:hAnsi="Cambria Math"/>
                  <w:i/>
                </w:rPr>
              </m:ctrlPr>
            </m:funcPr>
            <m:fName>
              <m:limLow>
                <m:limLowPr>
                  <m:ctrlPr>
                    <w:rPr>
                      <w:rFonts w:ascii="Cambria Math" w:eastAsia="Times New Roman" w:hAnsi="Cambria Math"/>
                      <w:i/>
                    </w:rPr>
                  </m:ctrlPr>
                </m:limLowPr>
                <m:e>
                  <m:r>
                    <m:rPr>
                      <m:sty m:val="p"/>
                    </m:rPr>
                    <w:rPr>
                      <w:rFonts w:ascii="Cambria Math" w:eastAsia="Times New Roman" w:hAnsi="Cambria Math"/>
                    </w:rPr>
                    <m:t>min</m:t>
                  </m:r>
                </m:e>
                <m:lim>
                  <m:r>
                    <w:rPr>
                      <w:rFonts w:ascii="Cambria Math" w:eastAsia="Times New Roman" w:hAnsi="Cambria Math"/>
                    </w:rPr>
                    <m:t>A</m:t>
                  </m:r>
                  <m:ctrlPr>
                    <w:rPr>
                      <w:rFonts w:ascii="Cambria Math" w:eastAsia="Times New Roman" w:hAnsi="Cambria Math"/>
                    </w:rPr>
                  </m:ctrlPr>
                </m:lim>
              </m:limLow>
            </m:fName>
            <m:e>
              <m:nary>
                <m:naryPr>
                  <m:chr m:val="∑"/>
                  <m:limLoc m:val="undOvr"/>
                  <m:ctrlPr>
                    <w:rPr>
                      <w:rFonts w:ascii="Cambria Math" w:eastAsia="Times New Roman" w:hAnsi="Cambria Math"/>
                      <w:i/>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t=1</m:t>
                      </m:r>
                    </m:sub>
                    <m:sup>
                      <m:r>
                        <w:rPr>
                          <w:rFonts w:ascii="Cambria Math" w:eastAsia="Times New Roman" w:hAnsi="Cambria Math"/>
                        </w:rPr>
                        <m:t>T</m:t>
                      </m:r>
                    </m:sup>
                    <m:e>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it</m:t>
                                  </m:r>
                                </m:sub>
                              </m:sSub>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r</m:t>
                                  </m:r>
                                </m:sup>
                              </m:sSubSup>
                              <m:sSubSup>
                                <m:sSubSupPr>
                                  <m:ctrlPr>
                                    <w:rPr>
                                      <w:rFonts w:ascii="Cambria Math" w:eastAsia="Times New Roman" w:hAnsi="Cambria Math"/>
                                      <w:i/>
                                    </w:rPr>
                                  </m:ctrlPr>
                                </m:sSubSupPr>
                                <m:e>
                                  <m:r>
                                    <w:rPr>
                                      <w:rFonts w:ascii="Cambria Math" w:eastAsia="Times New Roman" w:hAnsi="Cambria Math"/>
                                    </w:rPr>
                                    <m:t>f</m:t>
                                  </m:r>
                                </m:e>
                                <m:sub>
                                  <m:r>
                                    <w:rPr>
                                      <w:rFonts w:ascii="Cambria Math" w:eastAsia="Times New Roman" w:hAnsi="Cambria Math"/>
                                    </w:rPr>
                                    <m:t>t</m:t>
                                  </m:r>
                                </m:sub>
                                <m:sup>
                                  <m:r>
                                    <w:rPr>
                                      <w:rFonts w:ascii="Cambria Math" w:eastAsia="Times New Roman" w:hAnsi="Cambria Math"/>
                                    </w:rPr>
                                    <m:t>r</m:t>
                                  </m:r>
                                </m:sup>
                              </m:sSubSup>
                            </m:e>
                          </m:d>
                        </m:e>
                        <m:sup>
                          <m:r>
                            <w:rPr>
                              <w:rFonts w:ascii="Cambria Math" w:eastAsia="Times New Roman" w:hAnsi="Cambria Math"/>
                            </w:rPr>
                            <m:t>2</m:t>
                          </m:r>
                        </m:sup>
                      </m:sSup>
                    </m:e>
                  </m:nary>
                </m:e>
              </m:nary>
            </m:e>
          </m:func>
        </m:oMath>
      </m:oMathPara>
    </w:p>
    <w:p w14:paraId="64306BBB" w14:textId="77777777" w:rsidR="00C77DC7" w:rsidRDefault="00C77DC7" w:rsidP="009211F9">
      <w:pPr>
        <w:jc w:val="both"/>
        <w:rPr>
          <w:rFonts w:eastAsia="Times New Roman"/>
        </w:rPr>
      </w:pPr>
      <w:r>
        <w:rPr>
          <w:rFonts w:eastAsia="Times New Roman"/>
        </w:rPr>
        <w:t xml:space="preserve">Intuitively this estimator maximizes </w:t>
      </w:r>
      <w:r w:rsidR="000A4CC1">
        <w:rPr>
          <w:rFonts w:eastAsia="Times New Roman"/>
        </w:rPr>
        <w:t xml:space="preserve">the </w:t>
      </w:r>
      <w:r>
        <w:rPr>
          <w:rFonts w:eastAsia="Times New Roman"/>
        </w:rPr>
        <w:t>fit while punis</w:t>
      </w:r>
      <w:del w:id="30" w:author="ANA" w:date="2022-04-17T18:00:00Z">
        <w:r w:rsidDel="000A4CC1">
          <w:rPr>
            <w:rFonts w:eastAsia="Times New Roman"/>
          </w:rPr>
          <w:delText>i</w:delText>
        </w:r>
      </w:del>
      <w:r>
        <w:rPr>
          <w:rFonts w:eastAsia="Times New Roman"/>
        </w:rPr>
        <w:t xml:space="preserve">hing for the number of parameters. </w:t>
      </w:r>
    </w:p>
    <w:p w14:paraId="30A1C9CA" w14:textId="25F797F6" w:rsidR="00056C78" w:rsidRDefault="00C77DC7" w:rsidP="009211F9">
      <w:pPr>
        <w:jc w:val="both"/>
        <w:rPr>
          <w:rFonts w:eastAsia="Times New Roman"/>
        </w:rPr>
      </w:pPr>
      <w:r>
        <w:rPr>
          <w:rFonts w:eastAsia="Times New Roman"/>
        </w:rPr>
        <w:t xml:space="preserve">There are </w:t>
      </w:r>
      <w:proofErr w:type="gramStart"/>
      <w:r>
        <w:rPr>
          <w:rFonts w:eastAsia="Times New Roman"/>
        </w:rPr>
        <w:t>a number of</w:t>
      </w:r>
      <w:proofErr w:type="gramEnd"/>
      <w:r>
        <w:rPr>
          <w:rFonts w:eastAsia="Times New Roman"/>
        </w:rPr>
        <w:t xml:space="preserve"> other consistent estimators that in practice often produce a different number of factors. </w:t>
      </w:r>
      <w:r w:rsidR="00792B2B">
        <w:rPr>
          <w:rFonts w:eastAsia="Times New Roman"/>
        </w:rPr>
        <w:t xml:space="preserve">Bear in mind that in practice we need enough factors </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oMath>
      <w:r w:rsidR="00792B2B">
        <w:rPr>
          <w:rFonts w:eastAsia="Times New Roman"/>
        </w:rPr>
        <w:t xml:space="preserve"> so the remaining cross-section correlation embedded in </w:t>
      </w:r>
      <m:oMath>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sidR="00792B2B">
        <w:rPr>
          <w:rFonts w:eastAsia="Times New Roman"/>
        </w:rPr>
        <w:t xml:space="preserve"> is limited. </w:t>
      </w:r>
      <w:r>
        <w:rPr>
          <w:rFonts w:eastAsia="Times New Roman"/>
        </w:rPr>
        <w:t xml:space="preserve">Ultimately, it is recommended that the decision on the number of factors should also be informed by the </w:t>
      </w:r>
      <w:r w:rsidRPr="006A757C">
        <w:rPr>
          <w:rFonts w:eastAsia="Times New Roman"/>
        </w:rPr>
        <w:t>application at hand and</w:t>
      </w:r>
      <w:r>
        <w:rPr>
          <w:rFonts w:eastAsia="Times New Roman"/>
        </w:rPr>
        <w:t xml:space="preserve"> an examination of the scree plot</w:t>
      </w:r>
      <w:r w:rsidR="00AF207F">
        <w:rPr>
          <w:rFonts w:eastAsia="Times New Roman"/>
        </w:rPr>
        <w:t xml:space="preserve"> (Stock and Watson, 2016)</w:t>
      </w:r>
      <w:r>
        <w:rPr>
          <w:rFonts w:eastAsia="Times New Roman"/>
        </w:rPr>
        <w:t>.</w:t>
      </w:r>
    </w:p>
    <w:p w14:paraId="49C72798" w14:textId="77777777" w:rsidR="00056C78" w:rsidRDefault="00056C78">
      <w:pPr>
        <w:rPr>
          <w:rFonts w:eastAsia="Times New Roman"/>
        </w:rPr>
      </w:pPr>
      <w:r>
        <w:rPr>
          <w:rFonts w:eastAsia="Times New Roman"/>
        </w:rPr>
        <w:br w:type="page"/>
      </w:r>
    </w:p>
    <w:p w14:paraId="7846CA8E" w14:textId="77777777" w:rsidR="00C77DC7" w:rsidRPr="00DC7E3D" w:rsidRDefault="00056C78" w:rsidP="00C77DC7">
      <w:pPr>
        <w:rPr>
          <w:rFonts w:eastAsia="Times New Roman"/>
        </w:rPr>
      </w:pPr>
      <w:r w:rsidRPr="00DC7E3D">
        <w:rPr>
          <w:rFonts w:eastAsia="Times New Roman"/>
        </w:rPr>
        <w:lastRenderedPageBreak/>
        <w:t>References</w:t>
      </w:r>
    </w:p>
    <w:p w14:paraId="4ED5AFB5" w14:textId="77777777" w:rsidR="00102414" w:rsidRDefault="00056C78" w:rsidP="00102414">
      <w:pPr>
        <w:tabs>
          <w:tab w:val="left" w:pos="1260"/>
        </w:tabs>
        <w:jc w:val="both"/>
      </w:pPr>
      <w:r w:rsidRPr="00DC7E3D">
        <w:t xml:space="preserve">Ang, A. </w:t>
      </w:r>
      <w:r w:rsidR="000B48DE" w:rsidRPr="00DC7E3D">
        <w:t xml:space="preserve">and </w:t>
      </w:r>
      <w:proofErr w:type="spellStart"/>
      <w:r w:rsidRPr="00DC7E3D">
        <w:t>Piazzesi</w:t>
      </w:r>
      <w:proofErr w:type="spellEnd"/>
      <w:r w:rsidRPr="00DC7E3D">
        <w:t xml:space="preserve">, M., 2003. </w:t>
      </w:r>
      <w:r>
        <w:t xml:space="preserve">“A No-Arbitrage Vector Autoregression of Term Structure Dynamics with Macroeconomic and Latent Variables”, </w:t>
      </w:r>
      <w:r w:rsidRPr="00562A68">
        <w:rPr>
          <w:i/>
        </w:rPr>
        <w:t>Journal of Monetary Economics</w:t>
      </w:r>
      <w:r>
        <w:t xml:space="preserve"> 50, 745–787. </w:t>
      </w:r>
      <w:hyperlink r:id="rId8" w:tgtFrame="_blank" w:tooltip="Persistent link using digital object identifier" w:history="1">
        <w:r w:rsidRPr="00DC7E3D">
          <w:rPr>
            <w:rStyle w:val="Hipervnculo"/>
            <w:rFonts w:cs="Arial"/>
            <w:color w:val="FF6C00"/>
          </w:rPr>
          <w:t>https://doi.org/10.1016/S0304-3932(03)00032-1</w:t>
        </w:r>
      </w:hyperlink>
      <w:r w:rsidR="00102414" w:rsidRPr="00102414">
        <w:t xml:space="preserve"> </w:t>
      </w:r>
    </w:p>
    <w:p w14:paraId="76C291FC" w14:textId="77777777" w:rsidR="00102414" w:rsidRDefault="00102414" w:rsidP="00102414">
      <w:pPr>
        <w:tabs>
          <w:tab w:val="left" w:pos="1260"/>
        </w:tabs>
        <w:jc w:val="both"/>
      </w:pPr>
      <w:r>
        <w:t>Bank for International Settlements, 2005. “Zero coupon yield curves: technical documentation” BIS Papers, No. 25, Monetary and Economic Department, October.</w:t>
      </w:r>
    </w:p>
    <w:p w14:paraId="21676B95" w14:textId="3D2AE6E4" w:rsidR="00102414" w:rsidRDefault="00102414" w:rsidP="00102414">
      <w:pPr>
        <w:tabs>
          <w:tab w:val="left" w:pos="1260"/>
        </w:tabs>
        <w:jc w:val="both"/>
      </w:pPr>
      <w:r w:rsidRPr="008F1F34">
        <w:t xml:space="preserve">Bekaert, G., Engstrom, E., </w:t>
      </w:r>
      <w:r w:rsidR="00787A2F">
        <w:t>and</w:t>
      </w:r>
      <w:r w:rsidRPr="008F1F34">
        <w:t xml:space="preserve"> </w:t>
      </w:r>
      <w:proofErr w:type="spellStart"/>
      <w:r w:rsidRPr="008F1F34">
        <w:t>Ermolov</w:t>
      </w:r>
      <w:proofErr w:type="spellEnd"/>
      <w:r w:rsidRPr="008F1F34">
        <w:t xml:space="preserve">, A., 2021. </w:t>
      </w:r>
      <w:r>
        <w:t xml:space="preserve">“Macro risks and the term structure of interest”. </w:t>
      </w:r>
      <w:r w:rsidRPr="00562A68">
        <w:rPr>
          <w:i/>
        </w:rPr>
        <w:t>Journal of Financial Economics</w:t>
      </w:r>
      <w:r>
        <w:t xml:space="preserve"> 141 (2), 479-504.</w:t>
      </w:r>
      <w:r w:rsidRPr="00562A68">
        <w:t xml:space="preserve"> </w:t>
      </w:r>
      <w:hyperlink r:id="rId9" w:tgtFrame="_blank" w:tooltip="Persistent link using digital object identifier" w:history="1">
        <w:r w:rsidRPr="00562A68">
          <w:rPr>
            <w:rStyle w:val="Hipervnculo"/>
            <w:rFonts w:cs="Arial"/>
            <w:color w:val="FF6C00"/>
          </w:rPr>
          <w:t>https://doi.org/10.1016/j.jfineco.2021.03.011</w:t>
        </w:r>
      </w:hyperlink>
    </w:p>
    <w:p w14:paraId="1796F07F" w14:textId="7F767488" w:rsidR="00D06A04" w:rsidRDefault="00D06A04" w:rsidP="00D06A04">
      <w:pPr>
        <w:tabs>
          <w:tab w:val="left" w:pos="1260"/>
        </w:tabs>
        <w:jc w:val="both"/>
      </w:pPr>
      <w:bookmarkStart w:id="31" w:name="_Hlk108284677"/>
      <w:r>
        <w:t xml:space="preserve">Bekaert, G. </w:t>
      </w:r>
      <w:bookmarkEnd w:id="31"/>
      <w:r w:rsidR="00787A2F">
        <w:t>and</w:t>
      </w:r>
      <w:r>
        <w:t xml:space="preserve"> </w:t>
      </w:r>
      <w:proofErr w:type="spellStart"/>
      <w:r>
        <w:t>Hodrick</w:t>
      </w:r>
      <w:proofErr w:type="spellEnd"/>
      <w:r>
        <w:t>, R. (2001), “Expectations Hypotheses Tests”</w:t>
      </w:r>
      <w:r w:rsidR="00787A2F">
        <w:t>,</w:t>
      </w:r>
      <w:r>
        <w:t xml:space="preserve"> The Journal of Finance, Vol. 53, Issue 4, 1357-1394.</w:t>
      </w:r>
    </w:p>
    <w:p w14:paraId="422D0D71" w14:textId="2E09F752" w:rsidR="00787A2F" w:rsidRDefault="00787A2F" w:rsidP="00787A2F">
      <w:pPr>
        <w:tabs>
          <w:tab w:val="left" w:pos="1260"/>
        </w:tabs>
        <w:jc w:val="both"/>
      </w:pPr>
      <w:r>
        <w:t>Bekaert, G.</w:t>
      </w:r>
      <w:r>
        <w:rPr>
          <w:rFonts w:ascii="Helvetica" w:hAnsi="Helvetica"/>
          <w:b/>
          <w:bCs/>
          <w:color w:val="000000"/>
          <w:spacing w:val="-5"/>
          <w:shd w:val="clear" w:color="auto" w:fill="FFFFFF"/>
        </w:rPr>
        <w:t xml:space="preserve">, </w:t>
      </w:r>
      <w:r w:rsidRPr="00787A2F">
        <w:t>Cho, S.</w:t>
      </w:r>
      <w:r w:rsidRPr="00787A2F">
        <w:t xml:space="preserve"> and </w:t>
      </w:r>
      <w:r w:rsidRPr="00787A2F">
        <w:t>Moreno, A.</w:t>
      </w:r>
      <w:r>
        <w:t>, “</w:t>
      </w:r>
      <w:r w:rsidRPr="00787A2F">
        <w:t>New Keynesian Macroeconomics and the Term Structure</w:t>
      </w:r>
      <w:r>
        <w:t xml:space="preserve">”, </w:t>
      </w:r>
      <w:proofErr w:type="spellStart"/>
      <w:r>
        <w:t>ournal</w:t>
      </w:r>
      <w:proofErr w:type="spellEnd"/>
      <w:r>
        <w:t xml:space="preserve"> of Money, Credit and Banking</w:t>
      </w:r>
      <w:r>
        <w:t xml:space="preserve">, </w:t>
      </w:r>
      <w:r>
        <w:t>Vol. 42, No. 1 (February 2010), pp. 33-62</w:t>
      </w:r>
      <w:r>
        <w:t>.</w:t>
      </w:r>
    </w:p>
    <w:p w14:paraId="149508EA" w14:textId="77777777" w:rsidR="00D06A04" w:rsidRDefault="00D06A04" w:rsidP="00D06A04">
      <w:pPr>
        <w:tabs>
          <w:tab w:val="left" w:pos="1260"/>
        </w:tabs>
        <w:jc w:val="both"/>
      </w:pPr>
      <w:r>
        <w:t>Black, F. y Scholes, M. (1973), “The Pricing of Options and Corporate Liabilities” The Journal of Political Economy, Vol.81, No. 3, 637-654.</w:t>
      </w:r>
    </w:p>
    <w:p w14:paraId="3483A524" w14:textId="77777777" w:rsidR="001D7087" w:rsidRDefault="001D7087" w:rsidP="00D06A04">
      <w:pPr>
        <w:tabs>
          <w:tab w:val="left" w:pos="1260"/>
        </w:tabs>
        <w:jc w:val="both"/>
        <w:rPr>
          <w:rFonts w:eastAsia="Times New Roman"/>
        </w:rPr>
      </w:pPr>
      <w:r w:rsidRPr="001D7087">
        <w:rPr>
          <w:rFonts w:eastAsia="Times New Roman"/>
        </w:rPr>
        <w:t>Blanchard, O.J. &amp; Quah, D. (1989). "The Dynamic Effects of Aggregate Demand and Supply Disturbances," American Economic Review, vol. 79(4), 655-673</w:t>
      </w:r>
      <w:r>
        <w:rPr>
          <w:rFonts w:eastAsia="Times New Roman"/>
        </w:rPr>
        <w:t>.</w:t>
      </w:r>
    </w:p>
    <w:p w14:paraId="39632F65" w14:textId="77777777" w:rsidR="00D06A04" w:rsidRDefault="00D06A04" w:rsidP="00D06A04">
      <w:pPr>
        <w:tabs>
          <w:tab w:val="left" w:pos="1260"/>
        </w:tabs>
        <w:jc w:val="both"/>
        <w:rPr>
          <w:rFonts w:eastAsia="Times New Roman"/>
        </w:rPr>
      </w:pPr>
      <w:r w:rsidRPr="00D06A04">
        <w:rPr>
          <w:rFonts w:eastAsia="Times New Roman"/>
        </w:rPr>
        <w:t>Bolder, D.J. and Liu, S. (2007), Examining Simple Joint Macroeconomics</w:t>
      </w:r>
      <w:r>
        <w:rPr>
          <w:rFonts w:eastAsia="Times New Roman"/>
        </w:rPr>
        <w:t xml:space="preserve"> </w:t>
      </w:r>
      <w:r w:rsidRPr="00D06A04">
        <w:rPr>
          <w:rFonts w:eastAsia="Times New Roman"/>
        </w:rPr>
        <w:t>and Term-Structure Models: A Practitioners Perspective. Working Paper</w:t>
      </w:r>
      <w:r>
        <w:rPr>
          <w:rFonts w:eastAsia="Times New Roman"/>
        </w:rPr>
        <w:t xml:space="preserve"> </w:t>
      </w:r>
      <w:r w:rsidRPr="00D06A04">
        <w:rPr>
          <w:rFonts w:eastAsia="Times New Roman"/>
        </w:rPr>
        <w:t>2007-49, Bank of Canada</w:t>
      </w:r>
      <w:r>
        <w:rPr>
          <w:rFonts w:eastAsia="Times New Roman"/>
        </w:rPr>
        <w:t xml:space="preserve"> </w:t>
      </w:r>
    </w:p>
    <w:p w14:paraId="2D1DFCF3" w14:textId="77777777" w:rsidR="00D06A04" w:rsidRDefault="00D06A04" w:rsidP="00D06A04">
      <w:pPr>
        <w:tabs>
          <w:tab w:val="left" w:pos="1260"/>
        </w:tabs>
        <w:jc w:val="both"/>
        <w:rPr>
          <w:rFonts w:eastAsia="Times New Roman"/>
        </w:rPr>
      </w:pPr>
      <w:r w:rsidRPr="00D06A04">
        <w:rPr>
          <w:rFonts w:eastAsia="Times New Roman"/>
        </w:rPr>
        <w:t>Brennan, M., Schwartz, E. (1979), “A continuous time approach to the pricing of bonds” Journal of</w:t>
      </w:r>
      <w:r>
        <w:rPr>
          <w:rFonts w:eastAsia="Times New Roman"/>
        </w:rPr>
        <w:t xml:space="preserve"> </w:t>
      </w:r>
      <w:r w:rsidRPr="00D06A04">
        <w:rPr>
          <w:rFonts w:eastAsia="Times New Roman"/>
        </w:rPr>
        <w:t>Banking and Finance, Vol. 3, 133-155.</w:t>
      </w:r>
    </w:p>
    <w:p w14:paraId="727DC626" w14:textId="77777777" w:rsidR="00102414" w:rsidRDefault="009211F9" w:rsidP="00D06A04">
      <w:pPr>
        <w:tabs>
          <w:tab w:val="left" w:pos="1260"/>
        </w:tabs>
        <w:jc w:val="both"/>
      </w:pPr>
      <w:r>
        <w:t xml:space="preserve">Christensen, </w:t>
      </w:r>
      <w:r w:rsidR="00D06A04">
        <w:t xml:space="preserve">J.H.E., </w:t>
      </w:r>
      <w:r>
        <w:t>Diebold</w:t>
      </w:r>
      <w:r w:rsidR="00D06A04">
        <w:t>, F.X.</w:t>
      </w:r>
      <w:r>
        <w:t xml:space="preserve"> and Rudebusch</w:t>
      </w:r>
      <w:r w:rsidR="00D06A04">
        <w:t>, G.</w:t>
      </w:r>
      <w:r>
        <w:t xml:space="preserve"> (201</w:t>
      </w:r>
      <w:r w:rsidR="00D06A04">
        <w:t>1</w:t>
      </w:r>
      <w:r>
        <w:t>)</w:t>
      </w:r>
      <w:r w:rsidR="00D06A04">
        <w:t>, “</w:t>
      </w:r>
      <w:r w:rsidR="00D06A04" w:rsidRPr="00D06A04">
        <w:t>The affine arbitrage-free class of Nelson–Siegel term structure models</w:t>
      </w:r>
      <w:r w:rsidR="00D06A04">
        <w:t xml:space="preserve">”. Journal of Econometrics, </w:t>
      </w:r>
      <w:r w:rsidR="001E37E0" w:rsidRPr="001E37E0">
        <w:t>Volume 164, Issue 1, 4-20</w:t>
      </w:r>
    </w:p>
    <w:p w14:paraId="5E2791C5" w14:textId="77777777" w:rsidR="00102414" w:rsidRDefault="00102414" w:rsidP="00102414">
      <w:pPr>
        <w:tabs>
          <w:tab w:val="left" w:pos="1260"/>
        </w:tabs>
        <w:jc w:val="both"/>
      </w:pPr>
      <w:r w:rsidRPr="00132309">
        <w:t>Cochrane</w:t>
      </w:r>
      <w:r>
        <w:t>, J.H</w:t>
      </w:r>
      <w:r w:rsidRPr="00132309">
        <w:t>.</w:t>
      </w:r>
      <w:r>
        <w:t>,</w:t>
      </w:r>
      <w:r w:rsidRPr="00132309">
        <w:t xml:space="preserve"> 2001. </w:t>
      </w:r>
      <w:r w:rsidRPr="00886663">
        <w:rPr>
          <w:i/>
        </w:rPr>
        <w:t>Asset Pricing</w:t>
      </w:r>
      <w:r w:rsidRPr="00D54E90">
        <w:t xml:space="preserve">. Princeton University Press, </w:t>
      </w:r>
      <w:proofErr w:type="spellStart"/>
      <w:r w:rsidRPr="00D54E90">
        <w:t>primera</w:t>
      </w:r>
      <w:proofErr w:type="spellEnd"/>
      <w:r w:rsidRPr="00D54E90">
        <w:t xml:space="preserve"> </w:t>
      </w:r>
      <w:proofErr w:type="spellStart"/>
      <w:r w:rsidRPr="00D54E90">
        <w:t>edici</w:t>
      </w:r>
      <w:r>
        <w:t>ón</w:t>
      </w:r>
      <w:proofErr w:type="spellEnd"/>
      <w:r>
        <w:t>.</w:t>
      </w:r>
    </w:p>
    <w:p w14:paraId="2F10170C" w14:textId="77777777" w:rsidR="00A21155" w:rsidRDefault="00824769" w:rsidP="00824769">
      <w:pPr>
        <w:tabs>
          <w:tab w:val="left" w:pos="1260"/>
        </w:tabs>
        <w:jc w:val="both"/>
      </w:pPr>
      <w:r>
        <w:t xml:space="preserve">Cox, J.C., Ingersoll, J.E. y Ross, </w:t>
      </w:r>
      <w:proofErr w:type="gramStart"/>
      <w:r>
        <w:t>S.A.(</w:t>
      </w:r>
      <w:proofErr w:type="gramEnd"/>
      <w:r>
        <w:t xml:space="preserve">1985), "A Theory of the Term Structure of Interest Rates", </w:t>
      </w:r>
      <w:proofErr w:type="spellStart"/>
      <w:r>
        <w:t>Econometrica</w:t>
      </w:r>
      <w:proofErr w:type="spellEnd"/>
      <w:r>
        <w:t>, Vol.53, Issue 2, 385-408.</w:t>
      </w:r>
      <w:r w:rsidR="00A21155">
        <w:t>Culbertson</w:t>
      </w:r>
    </w:p>
    <w:p w14:paraId="1750F117" w14:textId="77777777" w:rsidR="00824769" w:rsidRDefault="00824769" w:rsidP="00824769">
      <w:pPr>
        <w:tabs>
          <w:tab w:val="left" w:pos="1260"/>
        </w:tabs>
        <w:jc w:val="both"/>
      </w:pPr>
      <w:r>
        <w:t xml:space="preserve">Culbertson, J. M. (1957), “The Term Structure of Interest Rates” Quarterly Journal of Economics, </w:t>
      </w:r>
      <w:proofErr w:type="spellStart"/>
      <w:r>
        <w:t>Volumen</w:t>
      </w:r>
      <w:proofErr w:type="spellEnd"/>
      <w:r>
        <w:t xml:space="preserve"> 71, 485-517.</w:t>
      </w:r>
    </w:p>
    <w:p w14:paraId="173DCF02" w14:textId="77777777" w:rsidR="00824769" w:rsidRDefault="00824769" w:rsidP="00824769">
      <w:pPr>
        <w:tabs>
          <w:tab w:val="left" w:pos="1260"/>
        </w:tabs>
        <w:jc w:val="both"/>
      </w:pPr>
      <w:r w:rsidRPr="00824769">
        <w:t>Diebold, F.X. and Li, C. (2006</w:t>
      </w:r>
      <w:proofErr w:type="gramStart"/>
      <w:r w:rsidRPr="00824769">
        <w:t>),.</w:t>
      </w:r>
      <w:proofErr w:type="gramEnd"/>
      <w:r w:rsidRPr="00824769">
        <w:t xml:space="preserve"> "Forecasting the Term Structure of Government Bond Yields,". Journal of Econometrics, 130, 337-364.</w:t>
      </w:r>
    </w:p>
    <w:p w14:paraId="393B366D" w14:textId="735E7E52" w:rsidR="00056C78" w:rsidRDefault="00056C78" w:rsidP="00824769">
      <w:pPr>
        <w:tabs>
          <w:tab w:val="left" w:pos="1260"/>
        </w:tabs>
        <w:jc w:val="both"/>
        <w:rPr>
          <w:rStyle w:val="Hipervnculo"/>
          <w:rFonts w:cs="Arial"/>
          <w:color w:val="FF6C00"/>
        </w:rPr>
      </w:pPr>
      <w:r w:rsidRPr="00DC7E3D">
        <w:t xml:space="preserve">Diebold, F.X., Rudebusch, G.D. </w:t>
      </w:r>
      <w:r w:rsidR="000B48DE" w:rsidRPr="006A757C">
        <w:t xml:space="preserve">and </w:t>
      </w:r>
      <w:proofErr w:type="spellStart"/>
      <w:r w:rsidRPr="006A757C">
        <w:t>Aruoba</w:t>
      </w:r>
      <w:proofErr w:type="spellEnd"/>
      <w:r w:rsidRPr="006A757C">
        <w:t xml:space="preserve">, S.B., </w:t>
      </w:r>
      <w:r w:rsidR="00C9613C">
        <w:t>(</w:t>
      </w:r>
      <w:r w:rsidRPr="006A757C">
        <w:t>2006</w:t>
      </w:r>
      <w:r w:rsidR="00C9613C">
        <w:t>)</w:t>
      </w:r>
      <w:r w:rsidRPr="006A757C">
        <w:t xml:space="preserve">. </w:t>
      </w:r>
      <w:r w:rsidRPr="00E35755">
        <w:t>“The Macroeconomy and the Yield Curve: A Dynamic Latent Factor Approach</w:t>
      </w:r>
      <w:r w:rsidR="00F6281E">
        <w:t>”</w:t>
      </w:r>
      <w:r>
        <w:t xml:space="preserve">, </w:t>
      </w:r>
      <w:r w:rsidRPr="008F1F34">
        <w:rPr>
          <w:rFonts w:hint="eastAsia"/>
          <w:i/>
        </w:rPr>
        <w:t>Journal of Econometrics</w:t>
      </w:r>
      <w:r>
        <w:t xml:space="preserve"> 131 (1-2), 309-338</w:t>
      </w:r>
      <w:r w:rsidRPr="00E35755">
        <w:t>.</w:t>
      </w:r>
      <w:r>
        <w:t xml:space="preserve"> </w:t>
      </w:r>
      <w:hyperlink r:id="rId10" w:tgtFrame="_blank" w:tooltip="Persistent link using digital object identifier" w:history="1">
        <w:r w:rsidRPr="00044D14">
          <w:rPr>
            <w:rStyle w:val="Hipervnculo"/>
            <w:rFonts w:cs="Arial"/>
            <w:color w:val="FF6C00"/>
          </w:rPr>
          <w:t>https://doi.org/10.1016/j.jeconom.2005.01.011</w:t>
        </w:r>
      </w:hyperlink>
    </w:p>
    <w:p w14:paraId="3C11DF76" w14:textId="5BE89BE0" w:rsidR="00FE7A21" w:rsidRDefault="00411155" w:rsidP="00F6281E">
      <w:pPr>
        <w:tabs>
          <w:tab w:val="left" w:pos="1260"/>
        </w:tabs>
        <w:jc w:val="both"/>
        <w:rPr>
          <w:rStyle w:val="Hipervnculo"/>
          <w:rFonts w:cs="Arial"/>
          <w:color w:val="auto"/>
          <w:u w:val="none"/>
        </w:rPr>
      </w:pPr>
      <w:r w:rsidRPr="00411155">
        <w:rPr>
          <w:rStyle w:val="Hipervnculo"/>
          <w:rFonts w:cs="Arial"/>
          <w:color w:val="auto"/>
          <w:u w:val="none"/>
        </w:rPr>
        <w:t>Diebold, F.X., Li, C.</w:t>
      </w:r>
      <w:r>
        <w:rPr>
          <w:rStyle w:val="Hipervnculo"/>
          <w:rFonts w:cs="Arial"/>
          <w:color w:val="auto"/>
          <w:u w:val="none"/>
        </w:rPr>
        <w:t>,</w:t>
      </w:r>
      <w:r w:rsidRPr="00411155">
        <w:rPr>
          <w:rStyle w:val="Hipervnculo"/>
          <w:rFonts w:cs="Arial"/>
          <w:color w:val="auto"/>
          <w:u w:val="none"/>
        </w:rPr>
        <w:t xml:space="preserve"> </w:t>
      </w:r>
      <w:r w:rsidR="00FE7A21" w:rsidRPr="00FE7A21">
        <w:rPr>
          <w:rStyle w:val="Hipervnculo"/>
          <w:rFonts w:cs="Arial"/>
          <w:color w:val="auto"/>
          <w:u w:val="none"/>
        </w:rPr>
        <w:t>Yue</w:t>
      </w:r>
      <w:r>
        <w:rPr>
          <w:rStyle w:val="Hipervnculo"/>
          <w:rFonts w:cs="Arial"/>
          <w:color w:val="auto"/>
          <w:u w:val="none"/>
        </w:rPr>
        <w:t>, V.C.</w:t>
      </w:r>
      <w:r w:rsidR="00C9613C">
        <w:rPr>
          <w:rStyle w:val="Hipervnculo"/>
          <w:rFonts w:cs="Arial"/>
          <w:color w:val="auto"/>
          <w:u w:val="none"/>
        </w:rPr>
        <w:t>, (2008). “</w:t>
      </w:r>
      <w:r w:rsidR="00C9613C" w:rsidRPr="00C9613C">
        <w:rPr>
          <w:rStyle w:val="Hipervnculo"/>
          <w:rFonts w:cs="Arial"/>
          <w:color w:val="auto"/>
          <w:u w:val="none"/>
        </w:rPr>
        <w:t>Global yield curve dynamics and interactions: A dynamic Nelson–Siegel approach</w:t>
      </w:r>
      <w:r w:rsidR="00C9613C">
        <w:rPr>
          <w:rStyle w:val="Hipervnculo"/>
          <w:rFonts w:cs="Arial"/>
          <w:color w:val="auto"/>
          <w:u w:val="none"/>
        </w:rPr>
        <w:t>”</w:t>
      </w:r>
      <w:r w:rsidR="00F6281E">
        <w:rPr>
          <w:rStyle w:val="Hipervnculo"/>
          <w:rFonts w:cs="Arial"/>
          <w:color w:val="auto"/>
          <w:u w:val="none"/>
        </w:rPr>
        <w:t xml:space="preserve">, </w:t>
      </w:r>
      <w:r w:rsidR="00F6281E" w:rsidRPr="00F6281E">
        <w:rPr>
          <w:rStyle w:val="Hipervnculo"/>
          <w:rFonts w:cs="Arial"/>
          <w:color w:val="auto"/>
          <w:u w:val="none"/>
        </w:rPr>
        <w:t>Journal of Econometrics</w:t>
      </w:r>
      <w:r w:rsidR="00F6281E">
        <w:rPr>
          <w:rStyle w:val="Hipervnculo"/>
          <w:rFonts w:cs="Arial"/>
          <w:color w:val="auto"/>
          <w:u w:val="none"/>
        </w:rPr>
        <w:t xml:space="preserve">, </w:t>
      </w:r>
      <w:r w:rsidR="00F6281E" w:rsidRPr="00F6281E">
        <w:rPr>
          <w:rStyle w:val="Hipervnculo"/>
          <w:rFonts w:cs="Arial"/>
          <w:color w:val="auto"/>
          <w:u w:val="none"/>
        </w:rPr>
        <w:t>Volume 146, Issue 2, October 2008, Pages 351-363</w:t>
      </w:r>
      <w:r w:rsidR="00F6281E">
        <w:rPr>
          <w:rStyle w:val="Hipervnculo"/>
          <w:rFonts w:cs="Arial"/>
          <w:color w:val="auto"/>
          <w:u w:val="none"/>
        </w:rPr>
        <w:t>.</w:t>
      </w:r>
    </w:p>
    <w:p w14:paraId="05B0D1E5" w14:textId="234AD75A" w:rsidR="00147B31" w:rsidRPr="00FE7A21" w:rsidRDefault="00147B31" w:rsidP="00F6281E">
      <w:pPr>
        <w:tabs>
          <w:tab w:val="left" w:pos="1260"/>
        </w:tabs>
        <w:jc w:val="both"/>
        <w:rPr>
          <w:rStyle w:val="Hipervnculo"/>
          <w:rFonts w:cs="Arial"/>
          <w:color w:val="auto"/>
          <w:u w:val="none"/>
        </w:rPr>
      </w:pPr>
      <w:proofErr w:type="spellStart"/>
      <w:r w:rsidRPr="00147B31">
        <w:rPr>
          <w:rStyle w:val="Hipervnculo"/>
          <w:rFonts w:cs="Arial"/>
          <w:color w:val="auto"/>
          <w:u w:val="none"/>
        </w:rPr>
        <w:lastRenderedPageBreak/>
        <w:t>Duffee</w:t>
      </w:r>
      <w:proofErr w:type="spellEnd"/>
      <w:r w:rsidRPr="00147B31">
        <w:rPr>
          <w:rStyle w:val="Hipervnculo"/>
          <w:rFonts w:cs="Arial"/>
          <w:color w:val="auto"/>
          <w:u w:val="none"/>
        </w:rPr>
        <w:t xml:space="preserve">, G., 2002. </w:t>
      </w:r>
      <w:r>
        <w:rPr>
          <w:rStyle w:val="Hipervnculo"/>
          <w:rFonts w:cs="Arial"/>
          <w:color w:val="auto"/>
          <w:u w:val="none"/>
        </w:rPr>
        <w:t>“</w:t>
      </w:r>
      <w:r w:rsidRPr="00147B31">
        <w:rPr>
          <w:rStyle w:val="Hipervnculo"/>
          <w:rFonts w:cs="Arial"/>
          <w:color w:val="auto"/>
          <w:u w:val="none"/>
        </w:rPr>
        <w:t>Term premia and interest rate forecasts in affine models</w:t>
      </w:r>
      <w:r>
        <w:rPr>
          <w:rStyle w:val="Hipervnculo"/>
          <w:rFonts w:cs="Arial"/>
          <w:color w:val="auto"/>
          <w:u w:val="none"/>
        </w:rPr>
        <w:t>”,</w:t>
      </w:r>
      <w:r w:rsidRPr="00147B31">
        <w:rPr>
          <w:rStyle w:val="Hipervnculo"/>
          <w:rFonts w:cs="Arial"/>
          <w:color w:val="auto"/>
          <w:u w:val="none"/>
        </w:rPr>
        <w:t xml:space="preserve"> Journal of Finance 57, 405–443.</w:t>
      </w:r>
    </w:p>
    <w:p w14:paraId="50F9B7BB" w14:textId="5FCCB239" w:rsidR="006129F8" w:rsidRPr="006129F8" w:rsidRDefault="006129F8" w:rsidP="00824769">
      <w:pPr>
        <w:tabs>
          <w:tab w:val="left" w:pos="1260"/>
        </w:tabs>
        <w:jc w:val="both"/>
        <w:rPr>
          <w:rStyle w:val="Hipervnculo"/>
          <w:rFonts w:cs="Arial"/>
          <w:color w:val="auto"/>
          <w:u w:val="none"/>
        </w:rPr>
      </w:pPr>
      <w:r>
        <w:rPr>
          <w:rStyle w:val="Hipervnculo"/>
          <w:rFonts w:cs="Arial"/>
          <w:color w:val="auto"/>
          <w:u w:val="none"/>
        </w:rPr>
        <w:t>Fisher, I.</w:t>
      </w:r>
      <w:r w:rsidR="00CE0CC3">
        <w:rPr>
          <w:rStyle w:val="Hipervnculo"/>
          <w:rFonts w:cs="Arial"/>
          <w:color w:val="auto"/>
          <w:u w:val="none"/>
        </w:rPr>
        <w:t xml:space="preserve">: </w:t>
      </w:r>
      <w:r w:rsidR="00CE0CC3" w:rsidRPr="00CE0CC3">
        <w:rPr>
          <w:rStyle w:val="Hipervnculo"/>
          <w:rFonts w:cs="Arial"/>
          <w:color w:val="auto"/>
          <w:u w:val="none"/>
        </w:rPr>
        <w:t>Appreciation and Interest</w:t>
      </w:r>
      <w:r w:rsidR="00CE0CC3">
        <w:rPr>
          <w:rStyle w:val="Hipervnculo"/>
          <w:rFonts w:cs="Arial"/>
          <w:color w:val="auto"/>
          <w:u w:val="none"/>
        </w:rPr>
        <w:t xml:space="preserve">, </w:t>
      </w:r>
      <w:proofErr w:type="spellStart"/>
      <w:r w:rsidR="00AC160E" w:rsidRPr="00AC160E">
        <w:rPr>
          <w:rStyle w:val="Hipervnculo"/>
          <w:rFonts w:cs="Arial"/>
          <w:color w:val="auto"/>
          <w:u w:val="none"/>
        </w:rPr>
        <w:t>Sagwan</w:t>
      </w:r>
      <w:proofErr w:type="spellEnd"/>
      <w:r w:rsidR="00AC160E" w:rsidRPr="00AC160E">
        <w:rPr>
          <w:rStyle w:val="Hipervnculo"/>
          <w:rFonts w:cs="Arial"/>
          <w:color w:val="auto"/>
          <w:u w:val="none"/>
        </w:rPr>
        <w:t xml:space="preserve"> Press</w:t>
      </w:r>
      <w:r w:rsidR="00D574B6">
        <w:rPr>
          <w:rStyle w:val="Hipervnculo"/>
          <w:rFonts w:cs="Arial"/>
          <w:color w:val="auto"/>
          <w:u w:val="none"/>
        </w:rPr>
        <w:t>.</w:t>
      </w:r>
      <w:r w:rsidR="00184DA5">
        <w:rPr>
          <w:rStyle w:val="Hipervnculo"/>
          <w:rFonts w:cs="Arial"/>
          <w:color w:val="auto"/>
          <w:u w:val="none"/>
        </w:rPr>
        <w:t xml:space="preserve"> 1896.</w:t>
      </w:r>
    </w:p>
    <w:p w14:paraId="2FA3BE01" w14:textId="77777777" w:rsidR="001D7087" w:rsidRDefault="001D7087" w:rsidP="001D7087">
      <w:pPr>
        <w:tabs>
          <w:tab w:val="left" w:pos="1260"/>
        </w:tabs>
        <w:jc w:val="both"/>
        <w:rPr>
          <w:rFonts w:eastAsia="Times New Roman"/>
        </w:rPr>
      </w:pPr>
      <w:proofErr w:type="spellStart"/>
      <w:r w:rsidRPr="001D7087">
        <w:rPr>
          <w:rFonts w:eastAsia="Times New Roman"/>
        </w:rPr>
        <w:t>Forni</w:t>
      </w:r>
      <w:proofErr w:type="spellEnd"/>
      <w:r>
        <w:rPr>
          <w:rFonts w:eastAsia="Times New Roman"/>
        </w:rPr>
        <w:t>, M.</w:t>
      </w:r>
      <w:r w:rsidRPr="001D7087">
        <w:rPr>
          <w:rFonts w:eastAsia="Times New Roman"/>
        </w:rPr>
        <w:t xml:space="preserve">, </w:t>
      </w:r>
      <w:proofErr w:type="spellStart"/>
      <w:r w:rsidRPr="001D7087">
        <w:rPr>
          <w:rFonts w:eastAsia="Times New Roman"/>
        </w:rPr>
        <w:t>Giannone</w:t>
      </w:r>
      <w:proofErr w:type="spellEnd"/>
      <w:r>
        <w:rPr>
          <w:rFonts w:eastAsia="Times New Roman"/>
        </w:rPr>
        <w:t>, D.</w:t>
      </w:r>
      <w:r w:rsidRPr="001D7087">
        <w:rPr>
          <w:rFonts w:eastAsia="Times New Roman"/>
        </w:rPr>
        <w:t>, Lippi</w:t>
      </w:r>
      <w:r>
        <w:rPr>
          <w:rFonts w:eastAsia="Times New Roman"/>
        </w:rPr>
        <w:t>, M.</w:t>
      </w:r>
      <w:r w:rsidRPr="001D7087">
        <w:rPr>
          <w:rFonts w:eastAsia="Times New Roman"/>
        </w:rPr>
        <w:t xml:space="preserve"> and Reichlin</w:t>
      </w:r>
      <w:r>
        <w:rPr>
          <w:rFonts w:eastAsia="Times New Roman"/>
        </w:rPr>
        <w:t>, L., (2009) “</w:t>
      </w:r>
      <w:r w:rsidRPr="001D7087">
        <w:rPr>
          <w:rFonts w:eastAsia="Times New Roman"/>
        </w:rPr>
        <w:t>Opening the Black Box: Structural Factor Models with Large Cross Sections</w:t>
      </w:r>
      <w:r>
        <w:rPr>
          <w:rFonts w:eastAsia="Times New Roman"/>
        </w:rPr>
        <w:t xml:space="preserve">”, </w:t>
      </w:r>
      <w:r w:rsidRPr="001D7087">
        <w:rPr>
          <w:rFonts w:eastAsia="Times New Roman"/>
        </w:rPr>
        <w:t>Econometric Theory</w:t>
      </w:r>
      <w:r>
        <w:rPr>
          <w:rFonts w:eastAsia="Times New Roman"/>
        </w:rPr>
        <w:t xml:space="preserve">, </w:t>
      </w:r>
      <w:r w:rsidRPr="001D7087">
        <w:rPr>
          <w:rFonts w:eastAsia="Times New Roman"/>
        </w:rPr>
        <w:t>Vol. 25, 1319-1347</w:t>
      </w:r>
    </w:p>
    <w:p w14:paraId="37BCEE00" w14:textId="77777777" w:rsidR="009211F9" w:rsidRDefault="009211F9" w:rsidP="001D7087">
      <w:pPr>
        <w:tabs>
          <w:tab w:val="left" w:pos="1260"/>
        </w:tabs>
        <w:jc w:val="both"/>
      </w:pPr>
      <w:proofErr w:type="spellStart"/>
      <w:r w:rsidRPr="00051718" w:rsidDel="000B48DE">
        <w:t>Gambetti</w:t>
      </w:r>
      <w:proofErr w:type="spellEnd"/>
      <w:r w:rsidRPr="00051718" w:rsidDel="000B48DE">
        <w:t>, L., 2016. “Empirical Macroeconomics”, Lecture Notes.</w:t>
      </w:r>
    </w:p>
    <w:p w14:paraId="66035455" w14:textId="7EC540EE" w:rsidR="00824769" w:rsidRDefault="00824769" w:rsidP="00824769">
      <w:pPr>
        <w:tabs>
          <w:tab w:val="left" w:pos="1260"/>
        </w:tabs>
        <w:jc w:val="both"/>
      </w:pPr>
      <w:proofErr w:type="spellStart"/>
      <w:r w:rsidRPr="008F1F34">
        <w:rPr>
          <w:lang w:val="es-ES"/>
        </w:rPr>
        <w:t>Hördahl</w:t>
      </w:r>
      <w:proofErr w:type="spellEnd"/>
      <w:r w:rsidRPr="008F1F34">
        <w:rPr>
          <w:lang w:val="es-ES"/>
        </w:rPr>
        <w:t xml:space="preserve">, P., </w:t>
      </w:r>
      <w:proofErr w:type="spellStart"/>
      <w:r w:rsidRPr="008F1F34">
        <w:rPr>
          <w:lang w:val="es-ES"/>
        </w:rPr>
        <w:t>Tristani</w:t>
      </w:r>
      <w:proofErr w:type="spellEnd"/>
      <w:r w:rsidRPr="008F1F34">
        <w:rPr>
          <w:lang w:val="es-ES"/>
        </w:rPr>
        <w:t xml:space="preserve">, O. </w:t>
      </w:r>
      <w:proofErr w:type="gramStart"/>
      <w:r w:rsidRPr="008F1F34">
        <w:rPr>
          <w:lang w:val="es-ES"/>
        </w:rPr>
        <w:t xml:space="preserve">y  </w:t>
      </w:r>
      <w:proofErr w:type="spellStart"/>
      <w:r w:rsidRPr="008F1F34">
        <w:rPr>
          <w:lang w:val="es-ES"/>
        </w:rPr>
        <w:t>Vestin</w:t>
      </w:r>
      <w:proofErr w:type="spellEnd"/>
      <w:proofErr w:type="gramEnd"/>
      <w:r w:rsidRPr="008F1F34">
        <w:rPr>
          <w:lang w:val="es-ES"/>
        </w:rPr>
        <w:t>, D.,</w:t>
      </w:r>
      <w:r>
        <w:rPr>
          <w:lang w:val="es-ES"/>
        </w:rPr>
        <w:t xml:space="preserve"> </w:t>
      </w:r>
      <w:r w:rsidR="00C82D9E">
        <w:rPr>
          <w:lang w:val="es-ES"/>
        </w:rPr>
        <w:t>(</w:t>
      </w:r>
      <w:r w:rsidRPr="008F1F34">
        <w:rPr>
          <w:lang w:val="es-ES"/>
        </w:rPr>
        <w:t>2008</w:t>
      </w:r>
      <w:r w:rsidR="00C82D9E">
        <w:rPr>
          <w:lang w:val="es-ES"/>
        </w:rPr>
        <w:t>)</w:t>
      </w:r>
      <w:r w:rsidRPr="008F1F34">
        <w:rPr>
          <w:lang w:val="es-ES"/>
        </w:rPr>
        <w:t xml:space="preserve">. </w:t>
      </w:r>
      <w:r w:rsidRPr="008F751C">
        <w:t>“</w:t>
      </w:r>
      <w:r>
        <w:t xml:space="preserve">The Yield Curve and Macroeconomic Dynamics”, </w:t>
      </w:r>
      <w:r w:rsidRPr="008F1F34">
        <w:rPr>
          <w:i/>
        </w:rPr>
        <w:t>The Economic Journal</w:t>
      </w:r>
      <w:r>
        <w:t xml:space="preserve"> 118 (533), 1937-1970.</w:t>
      </w:r>
    </w:p>
    <w:p w14:paraId="28C73505" w14:textId="4B50B3D0" w:rsidR="00EE6806" w:rsidRDefault="00EE6806" w:rsidP="009211F9">
      <w:pPr>
        <w:tabs>
          <w:tab w:val="left" w:pos="1260"/>
        </w:tabs>
        <w:jc w:val="both"/>
      </w:pPr>
      <w:r w:rsidRPr="00EE6806">
        <w:t>Hicks, J.R.: Value and Capital, 2nd Edition, London, Oxford University Press, 1946.</w:t>
      </w:r>
    </w:p>
    <w:p w14:paraId="720F1427" w14:textId="40432938" w:rsidR="00C82D9E" w:rsidRDefault="00C82D9E" w:rsidP="00C82D9E">
      <w:pPr>
        <w:tabs>
          <w:tab w:val="left" w:pos="1260"/>
        </w:tabs>
        <w:jc w:val="both"/>
      </w:pPr>
      <w:proofErr w:type="spellStart"/>
      <w:r>
        <w:t>Kurmann</w:t>
      </w:r>
      <w:proofErr w:type="spellEnd"/>
      <w:r>
        <w:t xml:space="preserve">, A. and </w:t>
      </w:r>
      <w:proofErr w:type="spellStart"/>
      <w:r>
        <w:t>Otrok</w:t>
      </w:r>
      <w:proofErr w:type="spellEnd"/>
      <w:r>
        <w:t>, C. (2013), “</w:t>
      </w:r>
      <w:r>
        <w:t>News Shocks and the Slope of the</w:t>
      </w:r>
      <w:r>
        <w:t xml:space="preserve"> </w:t>
      </w:r>
      <w:r>
        <w:t>Term Structure of Interest Rates</w:t>
      </w:r>
      <w:r>
        <w:t xml:space="preserve">”, </w:t>
      </w:r>
      <w:r w:rsidRPr="00C82D9E">
        <w:t>American Economic Review 2013, 103(6): 2612–2632</w:t>
      </w:r>
      <w:r>
        <w:t>.</w:t>
      </w:r>
    </w:p>
    <w:p w14:paraId="7D49C91E" w14:textId="77777777" w:rsidR="00EE6806" w:rsidRPr="00EE6806" w:rsidRDefault="00EE6806" w:rsidP="00EE6806">
      <w:pPr>
        <w:tabs>
          <w:tab w:val="left" w:pos="1260"/>
        </w:tabs>
        <w:jc w:val="both"/>
      </w:pPr>
      <w:proofErr w:type="spellStart"/>
      <w:r w:rsidRPr="00F92C6B">
        <w:t>Lütkepohl</w:t>
      </w:r>
      <w:proofErr w:type="spellEnd"/>
      <w:r>
        <w:t xml:space="preserve">, H., 2006. </w:t>
      </w:r>
      <w:r w:rsidRPr="000B23BA">
        <w:rPr>
          <w:i/>
        </w:rPr>
        <w:t>New Introduction to Multiple Time Series Analysis</w:t>
      </w:r>
      <w:r>
        <w:t xml:space="preserve">. </w:t>
      </w:r>
      <w:r w:rsidRPr="00EE6806">
        <w:t xml:space="preserve">Ed. Springer, New York, </w:t>
      </w:r>
      <w:proofErr w:type="spellStart"/>
      <w:r w:rsidRPr="00EE6806">
        <w:t>cuarta</w:t>
      </w:r>
      <w:proofErr w:type="spellEnd"/>
      <w:r w:rsidRPr="00EE6806">
        <w:t xml:space="preserve"> </w:t>
      </w:r>
      <w:proofErr w:type="spellStart"/>
      <w:r w:rsidRPr="00EE6806">
        <w:t>edición</w:t>
      </w:r>
      <w:proofErr w:type="spellEnd"/>
      <w:r w:rsidRPr="00EE6806">
        <w:t>.</w:t>
      </w:r>
    </w:p>
    <w:p w14:paraId="12B58EF8" w14:textId="4435BEB4" w:rsidR="00EE6806" w:rsidRDefault="00EE6806" w:rsidP="009211F9">
      <w:pPr>
        <w:tabs>
          <w:tab w:val="left" w:pos="1260"/>
        </w:tabs>
        <w:jc w:val="both"/>
      </w:pPr>
      <w:proofErr w:type="spellStart"/>
      <w:r w:rsidRPr="00EE6806">
        <w:t>McCullogh</w:t>
      </w:r>
      <w:proofErr w:type="spellEnd"/>
      <w:r w:rsidRPr="00EE6806">
        <w:t>, J.H. (1975), “The Tax-Adjusted Yield Curve”, Journal of Finance, Vol.30, 811-830.</w:t>
      </w:r>
    </w:p>
    <w:p w14:paraId="5CE1E7FD" w14:textId="6D57C4C7" w:rsidR="004A0714" w:rsidRDefault="004A0714" w:rsidP="00B55379">
      <w:pPr>
        <w:tabs>
          <w:tab w:val="left" w:pos="1260"/>
        </w:tabs>
        <w:jc w:val="both"/>
      </w:pPr>
      <w:proofErr w:type="spellStart"/>
      <w:r>
        <w:t>Moench</w:t>
      </w:r>
      <w:proofErr w:type="spellEnd"/>
      <w:r w:rsidR="00C42DCC">
        <w:t>, E. (2008), “</w:t>
      </w:r>
      <w:r w:rsidR="00C42DCC" w:rsidRPr="00C42DCC">
        <w:t>Forecasting the yield curve in a data-rich environment: A no-arbitrage factor-augmented VAR approach</w:t>
      </w:r>
      <w:r w:rsidR="00C42DCC">
        <w:t>”</w:t>
      </w:r>
      <w:r w:rsidR="00B55379">
        <w:t xml:space="preserve">, </w:t>
      </w:r>
      <w:r w:rsidR="00B55379">
        <w:t>Journal of Econometrics</w:t>
      </w:r>
      <w:r w:rsidR="00B55379">
        <w:t xml:space="preserve"> </w:t>
      </w:r>
      <w:r w:rsidR="00B55379">
        <w:t>Volume 146, Issue 1, September 2008, Pages 26-43</w:t>
      </w:r>
      <w:r w:rsidR="00B55379">
        <w:t>.</w:t>
      </w:r>
    </w:p>
    <w:p w14:paraId="5A3A785D" w14:textId="77777777" w:rsidR="00EE6806" w:rsidRDefault="00EE6806" w:rsidP="00EE6806">
      <w:pPr>
        <w:tabs>
          <w:tab w:val="left" w:pos="1260"/>
        </w:tabs>
        <w:jc w:val="both"/>
      </w:pPr>
      <w:r>
        <w:t xml:space="preserve">Modigliani, F. y </w:t>
      </w:r>
      <w:proofErr w:type="spellStart"/>
      <w:r>
        <w:t>Sutch</w:t>
      </w:r>
      <w:proofErr w:type="spellEnd"/>
      <w:r>
        <w:t>, R. (1966) “Innovations and interest rates policy”, American Economic Review, Vol. 56, no 1, pp. 178-197.</w:t>
      </w:r>
    </w:p>
    <w:p w14:paraId="10287170" w14:textId="77777777" w:rsidR="00056C78" w:rsidRDefault="00056C78" w:rsidP="00EE6806">
      <w:pPr>
        <w:tabs>
          <w:tab w:val="left" w:pos="1260"/>
        </w:tabs>
        <w:jc w:val="both"/>
        <w:rPr>
          <w:rStyle w:val="Hipervnculo"/>
          <w:rFonts w:cs="Calibri"/>
          <w:color w:val="0C7DBB"/>
        </w:rPr>
      </w:pPr>
      <w:r w:rsidRPr="00A42F62">
        <w:t>Ramey, V.A</w:t>
      </w:r>
      <w:r>
        <w:t xml:space="preserve">., </w:t>
      </w:r>
      <w:r w:rsidRPr="00A42F62">
        <w:t>2016. “Macroeconomic Shocks and their Propagation</w:t>
      </w:r>
      <w:r>
        <w:t>”.</w:t>
      </w:r>
      <w:r w:rsidRPr="00A42F62">
        <w:t xml:space="preserve"> Handbook of Macroeconomics</w:t>
      </w:r>
      <w:r>
        <w:t xml:space="preserve">, volume 2, </w:t>
      </w:r>
      <w:r w:rsidR="000B48DE">
        <w:t xml:space="preserve">chapter </w:t>
      </w:r>
      <w:r>
        <w:t>2, 71-162. Elsevier B. V</w:t>
      </w:r>
      <w:r w:rsidRPr="00A42F62">
        <w:t>.</w:t>
      </w:r>
      <w:r>
        <w:t xml:space="preserve"> </w:t>
      </w:r>
      <w:hyperlink r:id="rId11" w:tgtFrame="_blank" w:tooltip="Persistent link using digital object identifier" w:history="1">
        <w:r w:rsidRPr="004A4982">
          <w:rPr>
            <w:rStyle w:val="Hipervnculo"/>
            <w:rFonts w:cs="Calibri"/>
            <w:color w:val="0C7DBB"/>
          </w:rPr>
          <w:t>https://doi.org/10.1016/bs.hesmac.2016.03.003</w:t>
        </w:r>
      </w:hyperlink>
    </w:p>
    <w:p w14:paraId="7A948D81" w14:textId="77777777" w:rsidR="00FC036D" w:rsidRDefault="00FC036D" w:rsidP="00056C78">
      <w:pPr>
        <w:tabs>
          <w:tab w:val="left" w:pos="1260"/>
        </w:tabs>
        <w:jc w:val="both"/>
        <w:rPr>
          <w:rFonts w:eastAsia="Times New Roman"/>
        </w:rPr>
      </w:pPr>
      <w:r w:rsidRPr="00FC036D">
        <w:rPr>
          <w:rFonts w:eastAsia="Times New Roman"/>
        </w:rPr>
        <w:t>Rubio-Ramírez</w:t>
      </w:r>
      <w:r>
        <w:rPr>
          <w:rFonts w:eastAsia="Times New Roman"/>
        </w:rPr>
        <w:t xml:space="preserve">, J.F., </w:t>
      </w:r>
      <w:r w:rsidRPr="00FC036D">
        <w:rPr>
          <w:rFonts w:eastAsia="Times New Roman"/>
        </w:rPr>
        <w:t>Waggoner</w:t>
      </w:r>
      <w:r>
        <w:rPr>
          <w:rFonts w:eastAsia="Times New Roman"/>
        </w:rPr>
        <w:t>, D.F.</w:t>
      </w:r>
      <w:r w:rsidRPr="00FC036D">
        <w:rPr>
          <w:rFonts w:eastAsia="Times New Roman"/>
        </w:rPr>
        <w:t xml:space="preserve"> </w:t>
      </w:r>
      <w:r>
        <w:rPr>
          <w:rFonts w:eastAsia="Times New Roman"/>
        </w:rPr>
        <w:t>and</w:t>
      </w:r>
      <w:r w:rsidRPr="00FC036D">
        <w:rPr>
          <w:rFonts w:eastAsia="Times New Roman"/>
        </w:rPr>
        <w:t xml:space="preserve"> </w:t>
      </w:r>
      <w:proofErr w:type="spellStart"/>
      <w:r w:rsidRPr="00FC036D">
        <w:rPr>
          <w:rFonts w:eastAsia="Times New Roman"/>
        </w:rPr>
        <w:t>Zha</w:t>
      </w:r>
      <w:proofErr w:type="spellEnd"/>
      <w:r w:rsidRPr="00FC036D">
        <w:rPr>
          <w:rFonts w:eastAsia="Times New Roman"/>
        </w:rPr>
        <w:t>,</w:t>
      </w:r>
      <w:r>
        <w:rPr>
          <w:rFonts w:eastAsia="Times New Roman"/>
        </w:rPr>
        <w:t xml:space="preserve"> T.,</w:t>
      </w:r>
      <w:r w:rsidRPr="00FC036D">
        <w:rPr>
          <w:rFonts w:eastAsia="Times New Roman"/>
        </w:rPr>
        <w:t xml:space="preserve"> 2010. "Structural Vector Autoregressions: Theory of Identification and Algorithms for Inference," Review of Economic Studies, Oxford University Press, vol. 77(2), pages 665-696.</w:t>
      </w:r>
    </w:p>
    <w:p w14:paraId="30059A6E" w14:textId="77777777" w:rsidR="00EE6806" w:rsidRDefault="00EE6806" w:rsidP="00056C78">
      <w:pPr>
        <w:tabs>
          <w:tab w:val="left" w:pos="1260"/>
        </w:tabs>
        <w:jc w:val="both"/>
      </w:pPr>
      <w:r w:rsidRPr="00EE6806">
        <w:t xml:space="preserve">Sims, Christopher A. </w:t>
      </w:r>
      <w:r>
        <w:t>(</w:t>
      </w:r>
      <w:r w:rsidRPr="00EE6806">
        <w:t>1980</w:t>
      </w:r>
      <w:r>
        <w:t>)</w:t>
      </w:r>
      <w:r w:rsidRPr="00EE6806">
        <w:t xml:space="preserve"> “Macroeconomics and Reality,” </w:t>
      </w:r>
      <w:proofErr w:type="spellStart"/>
      <w:r w:rsidRPr="00EE6806">
        <w:t>Econometrica</w:t>
      </w:r>
      <w:proofErr w:type="spellEnd"/>
      <w:r w:rsidRPr="00EE6806">
        <w:t>. 48, pp. 1-48.</w:t>
      </w:r>
    </w:p>
    <w:p w14:paraId="62023E82" w14:textId="77777777" w:rsidR="00056C78" w:rsidRDefault="00056C78" w:rsidP="00056C78">
      <w:pPr>
        <w:tabs>
          <w:tab w:val="left" w:pos="1260"/>
        </w:tabs>
        <w:jc w:val="both"/>
        <w:rPr>
          <w:rStyle w:val="Hipervnculo"/>
          <w:rFonts w:cs="Calibri"/>
          <w:color w:val="0C7DBB"/>
        </w:rPr>
      </w:pPr>
      <w:r w:rsidRPr="00132309">
        <w:t>Stock, J</w:t>
      </w:r>
      <w:r>
        <w:t>.</w:t>
      </w:r>
      <w:r w:rsidRPr="00132309">
        <w:t xml:space="preserve"> H. </w:t>
      </w:r>
      <w:r w:rsidR="000B48DE">
        <w:t>and</w:t>
      </w:r>
      <w:r w:rsidR="000B48DE" w:rsidRPr="00132309">
        <w:t xml:space="preserve"> </w:t>
      </w:r>
      <w:r w:rsidRPr="00132309">
        <w:t>Watson</w:t>
      </w:r>
      <w:r>
        <w:t>, M. W.,</w:t>
      </w:r>
      <w:r w:rsidRPr="00132309">
        <w:t xml:space="preserve"> </w:t>
      </w:r>
      <w:r w:rsidR="00EE6806">
        <w:t>(</w:t>
      </w:r>
      <w:r w:rsidRPr="00132309">
        <w:t>201</w:t>
      </w:r>
      <w:r w:rsidR="00EE6806">
        <w:t>6)</w:t>
      </w:r>
      <w:r>
        <w:t>.</w:t>
      </w:r>
      <w:r w:rsidRPr="00132309">
        <w:t xml:space="preserve"> “</w:t>
      </w:r>
      <w:r>
        <w:t xml:space="preserve">Dynamic </w:t>
      </w:r>
      <w:r w:rsidRPr="00132309">
        <w:t>Factor Models</w:t>
      </w:r>
      <w:r>
        <w:t>, Factor-Augmented Vector Autoregressions,</w:t>
      </w:r>
      <w:r w:rsidRPr="00132309">
        <w:t xml:space="preserve"> and Structural Vector Autoregressions in </w:t>
      </w:r>
      <w:r w:rsidRPr="00A42F62">
        <w:t xml:space="preserve">Macroeconomics,” </w:t>
      </w:r>
      <w:r w:rsidRPr="00886663">
        <w:rPr>
          <w:i/>
        </w:rPr>
        <w:t>Handbook of Macroeconomics</w:t>
      </w:r>
      <w:r>
        <w:t xml:space="preserve">, volume 2, </w:t>
      </w:r>
      <w:r w:rsidR="000B48DE">
        <w:t xml:space="preserve">chapter </w:t>
      </w:r>
      <w:r>
        <w:t>8, 415-525. Elsevier B. V</w:t>
      </w:r>
      <w:r w:rsidRPr="00A42F62">
        <w:t>.</w:t>
      </w:r>
      <w:r>
        <w:t xml:space="preserve"> </w:t>
      </w:r>
      <w:hyperlink r:id="rId12" w:tgtFrame="_blank" w:tooltip="Persistent link using digital object identifier" w:history="1">
        <w:r w:rsidRPr="004A4982">
          <w:rPr>
            <w:rStyle w:val="Hipervnculo"/>
            <w:rFonts w:cs="Calibri"/>
            <w:color w:val="0C7DBB"/>
          </w:rPr>
          <w:t>https://doi.org/10.1016/bs.hesmac.2016.04.002</w:t>
        </w:r>
      </w:hyperlink>
    </w:p>
    <w:p w14:paraId="0B24E52F" w14:textId="36083324" w:rsidR="00EE6806" w:rsidRDefault="00EE6806" w:rsidP="00EE6806">
      <w:proofErr w:type="spellStart"/>
      <w:r>
        <w:t>Svensson</w:t>
      </w:r>
      <w:proofErr w:type="spellEnd"/>
      <w:r>
        <w:t xml:space="preserve">, L. (1994), "Estimating and Interpreting Forward Interest Rates: Sweden 1992-1994" IMF </w:t>
      </w:r>
      <w:r w:rsidRPr="00EE6806">
        <w:t xml:space="preserve">Working Paper 84/114, </w:t>
      </w:r>
      <w:proofErr w:type="spellStart"/>
      <w:r w:rsidRPr="00EE6806">
        <w:t>Fondo</w:t>
      </w:r>
      <w:proofErr w:type="spellEnd"/>
      <w:r w:rsidRPr="00EE6806">
        <w:t xml:space="preserve"> </w:t>
      </w:r>
      <w:proofErr w:type="spellStart"/>
      <w:r w:rsidRPr="00EE6806">
        <w:t>Monetario</w:t>
      </w:r>
      <w:proofErr w:type="spellEnd"/>
      <w:r w:rsidRPr="00EE6806">
        <w:t xml:space="preserve"> </w:t>
      </w:r>
      <w:proofErr w:type="spellStart"/>
      <w:r w:rsidRPr="00EE6806">
        <w:t>Internacional</w:t>
      </w:r>
      <w:proofErr w:type="spellEnd"/>
      <w:r w:rsidRPr="00EE6806">
        <w:t>.</w:t>
      </w:r>
    </w:p>
    <w:p w14:paraId="739EB654" w14:textId="14F1C6EB" w:rsidR="00902918" w:rsidRPr="00EE6806" w:rsidRDefault="00902918" w:rsidP="00EE6806">
      <w:r w:rsidRPr="00902918">
        <w:t>Uhlig, H.</w:t>
      </w:r>
      <w:r>
        <w:t>,</w:t>
      </w:r>
      <w:r w:rsidRPr="00902918">
        <w:t xml:space="preserve"> 2003. “What Drives GNP?” Unpublished.</w:t>
      </w:r>
    </w:p>
    <w:p w14:paraId="2178FB64" w14:textId="77777777" w:rsidR="00EE6806" w:rsidRDefault="00EE6806" w:rsidP="00EE6806">
      <w:proofErr w:type="spellStart"/>
      <w:r>
        <w:t>Vasicek</w:t>
      </w:r>
      <w:proofErr w:type="spellEnd"/>
      <w:r>
        <w:t>, O. (1977), “An Equilibrium Characterization of the Term Structure,” Journal of Financial Economics, 5, 177-188.</w:t>
      </w:r>
    </w:p>
    <w:p w14:paraId="3950F176" w14:textId="77777777" w:rsidR="000A4CC1" w:rsidRPr="00EE6806" w:rsidRDefault="00EE6806" w:rsidP="00EE6806">
      <w:proofErr w:type="spellStart"/>
      <w:proofErr w:type="gramStart"/>
      <w:r>
        <w:lastRenderedPageBreak/>
        <w:t>Vasicek,O</w:t>
      </w:r>
      <w:proofErr w:type="spellEnd"/>
      <w:r>
        <w:t>.</w:t>
      </w:r>
      <w:proofErr w:type="gramEnd"/>
      <w:r>
        <w:t xml:space="preserve"> A., y H. G. Fong (1982), "Term Structure Modeling Using Exponential Splines." Journal of </w:t>
      </w:r>
      <w:proofErr w:type="spellStart"/>
      <w:proofErr w:type="gramStart"/>
      <w:r>
        <w:t>Finance,Vol</w:t>
      </w:r>
      <w:proofErr w:type="spellEnd"/>
      <w:r>
        <w:t>.</w:t>
      </w:r>
      <w:proofErr w:type="gramEnd"/>
      <w:r>
        <w:t xml:space="preserve"> 37 , 339-356.</w:t>
      </w:r>
    </w:p>
    <w:p w14:paraId="714C164E" w14:textId="77777777" w:rsidR="00270EFF" w:rsidRPr="00FF41D6" w:rsidRDefault="00270EFF" w:rsidP="00FF41D6">
      <w:pPr>
        <w:ind w:left="360"/>
        <w:rPr>
          <w:rFonts w:eastAsia="Times New Roman"/>
        </w:rPr>
      </w:pPr>
    </w:p>
    <w:sectPr w:rsidR="00270EFF" w:rsidRPr="00FF41D6" w:rsidSect="00115638">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74720" w14:textId="77777777" w:rsidR="00474400" w:rsidRDefault="00474400" w:rsidP="00FA2E15">
      <w:pPr>
        <w:spacing w:after="0" w:line="240" w:lineRule="auto"/>
      </w:pPr>
      <w:r>
        <w:separator/>
      </w:r>
    </w:p>
  </w:endnote>
  <w:endnote w:type="continuationSeparator" w:id="0">
    <w:p w14:paraId="3FF99F70" w14:textId="77777777" w:rsidR="00474400" w:rsidRDefault="00474400" w:rsidP="00FA2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0DAF1" w14:textId="77777777" w:rsidR="00DC7E3D" w:rsidRDefault="00DC7E3D">
    <w:pPr>
      <w:pStyle w:val="Piedepgina"/>
      <w:jc w:val="right"/>
    </w:pPr>
    <w:r>
      <w:fldChar w:fldCharType="begin"/>
    </w:r>
    <w:r>
      <w:instrText>PAGE   \* MERGEFORMAT</w:instrText>
    </w:r>
    <w:r>
      <w:fldChar w:fldCharType="separate"/>
    </w:r>
    <w:r w:rsidR="004F06C3" w:rsidRPr="004F06C3">
      <w:rPr>
        <w:noProof/>
        <w:lang w:val="es-ES"/>
      </w:rPr>
      <w:t>2</w:t>
    </w:r>
    <w:r>
      <w:fldChar w:fldCharType="end"/>
    </w:r>
  </w:p>
  <w:p w14:paraId="74EC4184" w14:textId="77777777" w:rsidR="00DC7E3D" w:rsidRDefault="00DC7E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91CFC" w14:textId="77777777" w:rsidR="00474400" w:rsidRDefault="00474400" w:rsidP="00FA2E15">
      <w:pPr>
        <w:spacing w:after="0" w:line="240" w:lineRule="auto"/>
      </w:pPr>
      <w:r>
        <w:separator/>
      </w:r>
    </w:p>
  </w:footnote>
  <w:footnote w:type="continuationSeparator" w:id="0">
    <w:p w14:paraId="6959365A" w14:textId="77777777" w:rsidR="00474400" w:rsidRDefault="00474400" w:rsidP="00FA2E15">
      <w:pPr>
        <w:spacing w:after="0" w:line="240" w:lineRule="auto"/>
      </w:pPr>
      <w:r>
        <w:continuationSeparator/>
      </w:r>
    </w:p>
  </w:footnote>
  <w:footnote w:id="1">
    <w:p w14:paraId="00D2559C" w14:textId="555B3129" w:rsidR="00FC62C3" w:rsidRPr="00AF6903" w:rsidRDefault="00FC62C3" w:rsidP="00FC62C3">
      <w:pPr>
        <w:pStyle w:val="Textonotapie"/>
      </w:pPr>
      <w:r>
        <w:rPr>
          <w:rStyle w:val="Refdenotaalpie"/>
        </w:rPr>
        <w:footnoteRef/>
      </w:r>
      <w:r w:rsidRPr="00AF6903">
        <w:t xml:space="preserve"> We are making reference to t</w:t>
      </w:r>
      <w:r>
        <w:t xml:space="preserve">he following famous equation in finance theory: </w:t>
      </w:r>
      <m:oMath>
        <m:sSub>
          <m:sSubPr>
            <m:ctrlPr>
              <w:ins w:id="0" w:author="Italia María Josefina Guerrero Cedeno" w:date="2022-05-07T17:46:00Z">
                <w:rPr>
                  <w:rFonts w:ascii="Cambria Math" w:hAnsi="Cambria Math"/>
                  <w:i/>
                </w:rPr>
              </w:ins>
            </m:ctrlPr>
          </m:sSubPr>
          <m:e>
            <m:r>
              <w:ins w:id="1" w:author="Italia María Josefina Guerrero Cedeno" w:date="2022-05-07T17:46:00Z">
                <w:rPr>
                  <w:rFonts w:ascii="Cambria Math" w:hAnsi="Cambria Math"/>
                </w:rPr>
                <m:t>p</m:t>
              </w:ins>
            </m:r>
          </m:e>
          <m:sub>
            <m:r>
              <w:ins w:id="2" w:author="Italia María Josefina Guerrero Cedeno" w:date="2022-05-07T17:46:00Z">
                <w:rPr>
                  <w:rFonts w:ascii="Cambria Math" w:hAnsi="Cambria Math"/>
                </w:rPr>
                <m:t>t</m:t>
              </w:ins>
            </m:r>
          </m:sub>
        </m:sSub>
        <m:r>
          <w:ins w:id="3" w:author="Italia María Josefina Guerrero Cedeno" w:date="2022-05-07T17:46:00Z">
            <w:rPr>
              <w:rFonts w:ascii="Cambria Math" w:hAnsi="Cambria Math"/>
            </w:rPr>
            <m:t>=</m:t>
          </w:ins>
        </m:r>
        <m:sSub>
          <m:sSubPr>
            <m:ctrlPr>
              <w:ins w:id="4" w:author="Italia María Josefina Guerrero Cedeno" w:date="2022-05-07T17:46:00Z">
                <w:rPr>
                  <w:rFonts w:ascii="Cambria Math" w:hAnsi="Cambria Math"/>
                  <w:i/>
                </w:rPr>
              </w:ins>
            </m:ctrlPr>
          </m:sSubPr>
          <m:e>
            <m:r>
              <w:ins w:id="5" w:author="Italia María Josefina Guerrero Cedeno" w:date="2022-05-07T17:46:00Z">
                <w:rPr>
                  <w:rFonts w:ascii="Cambria Math" w:hAnsi="Cambria Math"/>
                </w:rPr>
                <m:t>E</m:t>
              </w:ins>
            </m:r>
          </m:e>
          <m:sub>
            <m:r>
              <w:ins w:id="6" w:author="Italia María Josefina Guerrero Cedeno" w:date="2022-05-07T17:46:00Z">
                <w:rPr>
                  <w:rFonts w:ascii="Cambria Math" w:hAnsi="Cambria Math"/>
                </w:rPr>
                <m:t>t</m:t>
              </w:ins>
            </m:r>
          </m:sub>
        </m:sSub>
        <m:r>
          <w:ins w:id="7" w:author="Italia María Josefina Guerrero Cedeno" w:date="2022-05-07T17:46:00Z">
            <w:rPr>
              <w:rFonts w:ascii="Cambria Math" w:hAnsi="Cambria Math"/>
            </w:rPr>
            <m:t>(</m:t>
          </w:ins>
        </m:r>
        <m:sSub>
          <m:sSubPr>
            <m:ctrlPr>
              <w:ins w:id="8" w:author="Italia María Josefina Guerrero Cedeno" w:date="2022-05-07T17:46:00Z">
                <w:rPr>
                  <w:rFonts w:ascii="Cambria Math" w:hAnsi="Cambria Math"/>
                  <w:i/>
                </w:rPr>
              </w:ins>
            </m:ctrlPr>
          </m:sSubPr>
          <m:e>
            <m:r>
              <w:ins w:id="9" w:author="Italia María Josefina Guerrero Cedeno" w:date="2022-05-07T17:46:00Z">
                <w:rPr>
                  <w:rFonts w:ascii="Cambria Math" w:hAnsi="Cambria Math"/>
                </w:rPr>
                <m:t>m</m:t>
              </w:ins>
            </m:r>
          </m:e>
          <m:sub>
            <m:r>
              <w:ins w:id="10" w:author="Italia María Josefina Guerrero Cedeno" w:date="2022-05-07T17:46:00Z">
                <w:rPr>
                  <w:rFonts w:ascii="Cambria Math" w:hAnsi="Cambria Math"/>
                </w:rPr>
                <m:t>t+1</m:t>
              </w:ins>
            </m:r>
          </m:sub>
        </m:sSub>
        <m:sSub>
          <m:sSubPr>
            <m:ctrlPr>
              <w:ins w:id="11" w:author="Italia María Josefina Guerrero Cedeno" w:date="2022-05-07T17:46:00Z">
                <w:rPr>
                  <w:rFonts w:ascii="Cambria Math" w:hAnsi="Cambria Math"/>
                  <w:i/>
                </w:rPr>
              </w:ins>
            </m:ctrlPr>
          </m:sSubPr>
          <m:e>
            <m:r>
              <w:ins w:id="12" w:author="Italia María Josefina Guerrero Cedeno" w:date="2022-05-07T17:46:00Z">
                <w:rPr>
                  <w:rFonts w:ascii="Cambria Math" w:hAnsi="Cambria Math"/>
                </w:rPr>
                <m:t>x</m:t>
              </w:ins>
            </m:r>
          </m:e>
          <m:sub>
            <m:r>
              <w:ins w:id="13" w:author="Italia María Josefina Guerrero Cedeno" w:date="2022-05-07T17:46:00Z">
                <w:rPr>
                  <w:rFonts w:ascii="Cambria Math" w:hAnsi="Cambria Math"/>
                </w:rPr>
                <m:t>t+1</m:t>
              </w:ins>
            </m:r>
          </m:sub>
        </m:sSub>
        <m:r>
          <w:ins w:id="14" w:author="Italia María Josefina Guerrero Cedeno" w:date="2022-05-07T17:46:00Z">
            <w:rPr>
              <w:rFonts w:ascii="Cambria Math" w:hAnsi="Cambria Math"/>
            </w:rPr>
            <m:t>)</m:t>
          </w:ins>
        </m:r>
      </m:oMath>
      <w:r w:rsidRPr="00FC62C3">
        <w:rPr>
          <w:rFonts w:eastAsia="Times New Roman"/>
        </w:rPr>
        <w:t xml:space="preserve">, where </w:t>
      </w:r>
      <m:oMath>
        <m:sSub>
          <m:sSubPr>
            <m:ctrlPr>
              <w:ins w:id="15" w:author="Italia María Josefina Guerrero Cedeno" w:date="2022-05-07T17:46:00Z">
                <w:rPr>
                  <w:rFonts w:ascii="Cambria Math" w:eastAsia="Times New Roman" w:hAnsi="Cambria Math"/>
                  <w:i/>
                </w:rPr>
              </w:ins>
            </m:ctrlPr>
          </m:sSubPr>
          <m:e>
            <m:r>
              <w:ins w:id="16" w:author="Italia María Josefina Guerrero Cedeno" w:date="2022-05-07T17:46:00Z">
                <w:rPr>
                  <w:rFonts w:ascii="Cambria Math" w:eastAsia="Times New Roman" w:hAnsi="Cambria Math"/>
                </w:rPr>
                <m:t>p</m:t>
              </w:ins>
            </m:r>
          </m:e>
          <m:sub>
            <m:r>
              <w:ins w:id="17" w:author="Italia María Josefina Guerrero Cedeno" w:date="2022-05-07T17:46:00Z">
                <w:rPr>
                  <w:rFonts w:ascii="Cambria Math" w:eastAsia="Times New Roman" w:hAnsi="Cambria Math"/>
                </w:rPr>
                <m:t>t</m:t>
              </w:ins>
            </m:r>
          </m:sub>
        </m:sSub>
      </m:oMath>
      <w:r w:rsidRPr="00FC62C3">
        <w:rPr>
          <w:rFonts w:eastAsia="Times New Roman"/>
        </w:rPr>
        <w:t xml:space="preserve"> is the price of the assets at time </w:t>
      </w:r>
      <m:oMath>
        <m:r>
          <w:ins w:id="18" w:author="Italia María Josefina Guerrero Cedeno" w:date="2022-05-07T17:46:00Z">
            <w:rPr>
              <w:rFonts w:ascii="Cambria Math" w:eastAsia="Times New Roman" w:hAnsi="Cambria Math"/>
            </w:rPr>
            <m:t>t</m:t>
          </w:ins>
        </m:r>
      </m:oMath>
      <w:r w:rsidRPr="00FC62C3">
        <w:rPr>
          <w:rFonts w:eastAsia="Times New Roman"/>
        </w:rPr>
        <w:t xml:space="preserve">, </w:t>
      </w:r>
      <m:oMath>
        <m:sSub>
          <m:sSubPr>
            <m:ctrlPr>
              <w:ins w:id="19" w:author="Italia María Josefina Guerrero Cedeno" w:date="2022-05-07T17:46:00Z">
                <w:rPr>
                  <w:rFonts w:ascii="Cambria Math" w:eastAsia="Times New Roman" w:hAnsi="Cambria Math"/>
                  <w:i/>
                </w:rPr>
              </w:ins>
            </m:ctrlPr>
          </m:sSubPr>
          <m:e>
            <m:r>
              <w:ins w:id="20" w:author="Italia María Josefina Guerrero Cedeno" w:date="2022-05-07T17:46:00Z">
                <w:rPr>
                  <w:rFonts w:ascii="Cambria Math" w:eastAsia="Times New Roman" w:hAnsi="Cambria Math"/>
                </w:rPr>
                <m:t>m</m:t>
              </w:ins>
            </m:r>
          </m:e>
          <m:sub>
            <m:r>
              <w:ins w:id="21" w:author="Italia María Josefina Guerrero Cedeno" w:date="2022-05-07T17:46:00Z">
                <w:rPr>
                  <w:rFonts w:ascii="Cambria Math" w:eastAsia="Times New Roman" w:hAnsi="Cambria Math"/>
                </w:rPr>
                <m:t>t+1</m:t>
              </w:ins>
            </m:r>
          </m:sub>
        </m:sSub>
      </m:oMath>
      <w:r w:rsidRPr="00FC62C3">
        <w:rPr>
          <w:rFonts w:eastAsia="Times New Roman"/>
        </w:rPr>
        <w:t xml:space="preserve"> is the stochastic discount factor at </w:t>
      </w:r>
      <m:oMath>
        <m:r>
          <w:ins w:id="22" w:author="Italia María Josefina Guerrero Cedeno" w:date="2022-05-07T17:46:00Z">
            <w:rPr>
              <w:rFonts w:ascii="Cambria Math" w:eastAsia="Times New Roman" w:hAnsi="Cambria Math"/>
            </w:rPr>
            <m:t>t+1</m:t>
          </w:ins>
        </m:r>
      </m:oMath>
      <w:r w:rsidRPr="00FC62C3">
        <w:rPr>
          <w:rFonts w:eastAsia="Times New Roman"/>
        </w:rPr>
        <w:t xml:space="preserve"> and </w:t>
      </w:r>
      <m:oMath>
        <m:sSub>
          <m:sSubPr>
            <m:ctrlPr>
              <w:ins w:id="23" w:author="Italia María Josefina Guerrero Cedeno" w:date="2022-05-07T17:46:00Z">
                <w:rPr>
                  <w:rFonts w:ascii="Cambria Math" w:eastAsia="Times New Roman" w:hAnsi="Cambria Math"/>
                  <w:i/>
                </w:rPr>
              </w:ins>
            </m:ctrlPr>
          </m:sSubPr>
          <m:e>
            <m:r>
              <w:ins w:id="24" w:author="Italia María Josefina Guerrero Cedeno" w:date="2022-05-07T17:46:00Z">
                <w:rPr>
                  <w:rFonts w:ascii="Cambria Math" w:eastAsia="Times New Roman" w:hAnsi="Cambria Math"/>
                </w:rPr>
                <m:t>x</m:t>
              </w:ins>
            </m:r>
          </m:e>
          <m:sub>
            <m:r>
              <w:ins w:id="25" w:author="Italia María Josefina Guerrero Cedeno" w:date="2022-05-07T17:46:00Z">
                <w:rPr>
                  <w:rFonts w:ascii="Cambria Math" w:eastAsia="Times New Roman" w:hAnsi="Cambria Math"/>
                </w:rPr>
                <m:t>t+1</m:t>
              </w:ins>
            </m:r>
          </m:sub>
        </m:sSub>
      </m:oMath>
      <w:r w:rsidRPr="00FC62C3">
        <w:rPr>
          <w:rFonts w:eastAsia="Times New Roman"/>
        </w:rPr>
        <w:t xml:space="preserve"> is the asset’s payoff at </w:t>
      </w:r>
      <m:oMath>
        <m:r>
          <w:ins w:id="26" w:author="Italia María Josefina Guerrero Cedeno" w:date="2022-05-07T17:46:00Z">
            <w:rPr>
              <w:rFonts w:ascii="Cambria Math" w:eastAsia="Times New Roman" w:hAnsi="Cambria Math"/>
            </w:rPr>
            <m:t>t+1</m:t>
          </w:ins>
        </m:r>
      </m:oMath>
      <w:r w:rsidRPr="00FC62C3">
        <w:rPr>
          <w:rFonts w:eastAsia="Times New Roman"/>
        </w:rPr>
        <w:t>. The existence of a stochastic discount factor is equivalent to the existence of a risk-neutral probability measure under which all asset prices are equal to expected payoff discounted by the risk-free rate. See Cochrane (2006).</w:t>
      </w:r>
    </w:p>
  </w:footnote>
  <w:footnote w:id="2">
    <w:p w14:paraId="202AF440" w14:textId="77777777" w:rsidR="00FC62C3" w:rsidRPr="000770B0" w:rsidRDefault="00FC62C3" w:rsidP="00FC62C3">
      <w:pPr>
        <w:pStyle w:val="Textonotapie"/>
      </w:pPr>
      <w:r>
        <w:rPr>
          <w:rStyle w:val="Refdenotaalpie"/>
        </w:rPr>
        <w:footnoteRef/>
      </w:r>
      <w:r>
        <w:t xml:space="preserve"> BIS papers (2005)</w:t>
      </w:r>
    </w:p>
  </w:footnote>
  <w:footnote w:id="3">
    <w:p w14:paraId="0EE3FBB1" w14:textId="5ADAE8BE" w:rsidR="00A91CEE" w:rsidRPr="00A91CEE" w:rsidRDefault="00A91CEE">
      <w:pPr>
        <w:pStyle w:val="Textonotapie"/>
        <w:rPr>
          <w:lang w:val="es-DO"/>
        </w:rPr>
      </w:pPr>
      <w:r>
        <w:rPr>
          <w:rStyle w:val="Refdenotaalpie"/>
        </w:rPr>
        <w:footnoteRef/>
      </w:r>
      <w:r>
        <w:t xml:space="preserve"> </w:t>
      </w:r>
      <w:proofErr w:type="spellStart"/>
      <w:r>
        <w:rPr>
          <w:lang w:val="es-DO"/>
        </w:rPr>
        <w:t>See</w:t>
      </w:r>
      <w:proofErr w:type="spellEnd"/>
      <w:r>
        <w:rPr>
          <w:lang w:val="es-DO"/>
        </w:rPr>
        <w:t xml:space="preserve"> </w:t>
      </w:r>
      <w:proofErr w:type="spellStart"/>
      <w:r>
        <w:rPr>
          <w:lang w:val="es-DO"/>
        </w:rPr>
        <w:t>Diebold</w:t>
      </w:r>
      <w:proofErr w:type="spellEnd"/>
      <w:r>
        <w:rPr>
          <w:lang w:val="es-DO"/>
        </w:rPr>
        <w:t xml:space="preserve"> and Li (2006)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4460"/>
    <w:multiLevelType w:val="hybridMultilevel"/>
    <w:tmpl w:val="89E493B0"/>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5144577"/>
    <w:multiLevelType w:val="hybridMultilevel"/>
    <w:tmpl w:val="4B94F69E"/>
    <w:lvl w:ilvl="0" w:tplc="39A6133C">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20923D5F"/>
    <w:multiLevelType w:val="hybridMultilevel"/>
    <w:tmpl w:val="5DD41A66"/>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 w15:restartNumberingAfterBreak="0">
    <w:nsid w:val="516F5643"/>
    <w:multiLevelType w:val="hybridMultilevel"/>
    <w:tmpl w:val="FA80AD00"/>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 w15:restartNumberingAfterBreak="0">
    <w:nsid w:val="5FA92CB9"/>
    <w:multiLevelType w:val="hybridMultilevel"/>
    <w:tmpl w:val="9502F2B4"/>
    <w:lvl w:ilvl="0" w:tplc="DBE45350">
      <w:start w:val="1"/>
      <w:numFmt w:val="bullet"/>
      <w:lvlText w:val="-"/>
      <w:lvlJc w:val="left"/>
      <w:pPr>
        <w:ind w:left="720" w:hanging="360"/>
      </w:pPr>
      <w:rPr>
        <w:rFonts w:ascii="Calibri" w:eastAsia="Times New Roman"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69B93F08"/>
    <w:multiLevelType w:val="hybridMultilevel"/>
    <w:tmpl w:val="EBD4B994"/>
    <w:lvl w:ilvl="0" w:tplc="1DF6D5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2975366">
    <w:abstractNumId w:val="2"/>
  </w:num>
  <w:num w:numId="2" w16cid:durableId="1607537635">
    <w:abstractNumId w:val="0"/>
  </w:num>
  <w:num w:numId="3" w16cid:durableId="223025724">
    <w:abstractNumId w:val="4"/>
  </w:num>
  <w:num w:numId="4" w16cid:durableId="332494286">
    <w:abstractNumId w:val="3"/>
  </w:num>
  <w:num w:numId="5" w16cid:durableId="931358769">
    <w:abstractNumId w:val="1"/>
  </w:num>
  <w:num w:numId="6" w16cid:durableId="1699547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ACD"/>
    <w:rsid w:val="000055C6"/>
    <w:rsid w:val="0000583E"/>
    <w:rsid w:val="00010B43"/>
    <w:rsid w:val="00016FE3"/>
    <w:rsid w:val="00025644"/>
    <w:rsid w:val="00031ADA"/>
    <w:rsid w:val="000337D3"/>
    <w:rsid w:val="000347F4"/>
    <w:rsid w:val="00036D67"/>
    <w:rsid w:val="000374EF"/>
    <w:rsid w:val="00051718"/>
    <w:rsid w:val="000565FB"/>
    <w:rsid w:val="00056C78"/>
    <w:rsid w:val="00065A93"/>
    <w:rsid w:val="00077759"/>
    <w:rsid w:val="00077C42"/>
    <w:rsid w:val="00097CAF"/>
    <w:rsid w:val="000A4CC1"/>
    <w:rsid w:val="000A670D"/>
    <w:rsid w:val="000B48DE"/>
    <w:rsid w:val="000C1580"/>
    <w:rsid w:val="000E01EF"/>
    <w:rsid w:val="000E273F"/>
    <w:rsid w:val="00102414"/>
    <w:rsid w:val="00104E20"/>
    <w:rsid w:val="00110EDE"/>
    <w:rsid w:val="00115638"/>
    <w:rsid w:val="00122B5F"/>
    <w:rsid w:val="00136A59"/>
    <w:rsid w:val="00142A6D"/>
    <w:rsid w:val="0014515A"/>
    <w:rsid w:val="00147B31"/>
    <w:rsid w:val="00153EAD"/>
    <w:rsid w:val="00160241"/>
    <w:rsid w:val="0016168A"/>
    <w:rsid w:val="00167B9C"/>
    <w:rsid w:val="001803C9"/>
    <w:rsid w:val="00184DA5"/>
    <w:rsid w:val="00186F79"/>
    <w:rsid w:val="00197925"/>
    <w:rsid w:val="001A3223"/>
    <w:rsid w:val="001A57E1"/>
    <w:rsid w:val="001A58CF"/>
    <w:rsid w:val="001A5F73"/>
    <w:rsid w:val="001C566B"/>
    <w:rsid w:val="001D30DB"/>
    <w:rsid w:val="001D6D8A"/>
    <w:rsid w:val="001D7087"/>
    <w:rsid w:val="001E37E0"/>
    <w:rsid w:val="001E4171"/>
    <w:rsid w:val="001F46C3"/>
    <w:rsid w:val="0020307B"/>
    <w:rsid w:val="002263DA"/>
    <w:rsid w:val="002266BB"/>
    <w:rsid w:val="0023127E"/>
    <w:rsid w:val="00254D9B"/>
    <w:rsid w:val="00270ADC"/>
    <w:rsid w:val="00270EFF"/>
    <w:rsid w:val="00273BF6"/>
    <w:rsid w:val="00280C08"/>
    <w:rsid w:val="00285966"/>
    <w:rsid w:val="002A32B0"/>
    <w:rsid w:val="002B231B"/>
    <w:rsid w:val="002B5B9B"/>
    <w:rsid w:val="002C361C"/>
    <w:rsid w:val="002E4BC2"/>
    <w:rsid w:val="002F05D5"/>
    <w:rsid w:val="00301303"/>
    <w:rsid w:val="0030170A"/>
    <w:rsid w:val="00336EA3"/>
    <w:rsid w:val="00337625"/>
    <w:rsid w:val="003555A8"/>
    <w:rsid w:val="00367A29"/>
    <w:rsid w:val="00373EEB"/>
    <w:rsid w:val="00377A80"/>
    <w:rsid w:val="0038725C"/>
    <w:rsid w:val="003A68D2"/>
    <w:rsid w:val="003B15CA"/>
    <w:rsid w:val="003C607C"/>
    <w:rsid w:val="003D2F3B"/>
    <w:rsid w:val="003E3B8B"/>
    <w:rsid w:val="003E43D8"/>
    <w:rsid w:val="003E7861"/>
    <w:rsid w:val="003F4D35"/>
    <w:rsid w:val="003F54BC"/>
    <w:rsid w:val="00411155"/>
    <w:rsid w:val="00474400"/>
    <w:rsid w:val="00481ECD"/>
    <w:rsid w:val="0049649B"/>
    <w:rsid w:val="004A0714"/>
    <w:rsid w:val="004A504D"/>
    <w:rsid w:val="004B25E2"/>
    <w:rsid w:val="004C6499"/>
    <w:rsid w:val="004D073F"/>
    <w:rsid w:val="004E7065"/>
    <w:rsid w:val="004F06C3"/>
    <w:rsid w:val="0051571C"/>
    <w:rsid w:val="005234C0"/>
    <w:rsid w:val="005239A2"/>
    <w:rsid w:val="00535413"/>
    <w:rsid w:val="0055415C"/>
    <w:rsid w:val="005649BB"/>
    <w:rsid w:val="00571AFA"/>
    <w:rsid w:val="0057426D"/>
    <w:rsid w:val="00580ADA"/>
    <w:rsid w:val="0058343A"/>
    <w:rsid w:val="005A0F12"/>
    <w:rsid w:val="005A3724"/>
    <w:rsid w:val="005A40AA"/>
    <w:rsid w:val="005B298C"/>
    <w:rsid w:val="005D53DE"/>
    <w:rsid w:val="005D5801"/>
    <w:rsid w:val="005D588A"/>
    <w:rsid w:val="005E6266"/>
    <w:rsid w:val="005F4983"/>
    <w:rsid w:val="00601BBA"/>
    <w:rsid w:val="00604EC1"/>
    <w:rsid w:val="0060506C"/>
    <w:rsid w:val="006129F8"/>
    <w:rsid w:val="006145AE"/>
    <w:rsid w:val="00617F6C"/>
    <w:rsid w:val="00623628"/>
    <w:rsid w:val="00632872"/>
    <w:rsid w:val="006342BC"/>
    <w:rsid w:val="006477D9"/>
    <w:rsid w:val="00651759"/>
    <w:rsid w:val="0067700A"/>
    <w:rsid w:val="00684C61"/>
    <w:rsid w:val="00693ADF"/>
    <w:rsid w:val="00695966"/>
    <w:rsid w:val="006A2F61"/>
    <w:rsid w:val="006A56D9"/>
    <w:rsid w:val="006A757C"/>
    <w:rsid w:val="006B17B4"/>
    <w:rsid w:val="006C293F"/>
    <w:rsid w:val="006F3E47"/>
    <w:rsid w:val="00702BF1"/>
    <w:rsid w:val="00707B28"/>
    <w:rsid w:val="0074194E"/>
    <w:rsid w:val="00743400"/>
    <w:rsid w:val="007450EB"/>
    <w:rsid w:val="0075429C"/>
    <w:rsid w:val="007559A7"/>
    <w:rsid w:val="00763289"/>
    <w:rsid w:val="007645D1"/>
    <w:rsid w:val="00787A2F"/>
    <w:rsid w:val="00791FE0"/>
    <w:rsid w:val="00792B2B"/>
    <w:rsid w:val="007A20D5"/>
    <w:rsid w:val="007B276B"/>
    <w:rsid w:val="007E70F5"/>
    <w:rsid w:val="007E7D62"/>
    <w:rsid w:val="007F0237"/>
    <w:rsid w:val="007F516A"/>
    <w:rsid w:val="00821942"/>
    <w:rsid w:val="00824769"/>
    <w:rsid w:val="00825A56"/>
    <w:rsid w:val="00831741"/>
    <w:rsid w:val="0083714B"/>
    <w:rsid w:val="0085438F"/>
    <w:rsid w:val="008700C5"/>
    <w:rsid w:val="0087180D"/>
    <w:rsid w:val="00872605"/>
    <w:rsid w:val="008757E9"/>
    <w:rsid w:val="00877E17"/>
    <w:rsid w:val="00880091"/>
    <w:rsid w:val="008820EF"/>
    <w:rsid w:val="008863E1"/>
    <w:rsid w:val="008A59FB"/>
    <w:rsid w:val="008B6332"/>
    <w:rsid w:val="008D01FE"/>
    <w:rsid w:val="008D251F"/>
    <w:rsid w:val="008D4702"/>
    <w:rsid w:val="008D50CB"/>
    <w:rsid w:val="008E453F"/>
    <w:rsid w:val="008F0BA4"/>
    <w:rsid w:val="008F65BB"/>
    <w:rsid w:val="00902918"/>
    <w:rsid w:val="009211F9"/>
    <w:rsid w:val="00943685"/>
    <w:rsid w:val="009457EB"/>
    <w:rsid w:val="00946D49"/>
    <w:rsid w:val="00947BE5"/>
    <w:rsid w:val="0096034B"/>
    <w:rsid w:val="009716B7"/>
    <w:rsid w:val="00976ACD"/>
    <w:rsid w:val="00981DDC"/>
    <w:rsid w:val="009822B4"/>
    <w:rsid w:val="009902E2"/>
    <w:rsid w:val="009A0928"/>
    <w:rsid w:val="009A7C20"/>
    <w:rsid w:val="009C22C1"/>
    <w:rsid w:val="009E293E"/>
    <w:rsid w:val="009E6E0C"/>
    <w:rsid w:val="00A016B1"/>
    <w:rsid w:val="00A21155"/>
    <w:rsid w:val="00A21773"/>
    <w:rsid w:val="00A25655"/>
    <w:rsid w:val="00A2769B"/>
    <w:rsid w:val="00A31F91"/>
    <w:rsid w:val="00A337B5"/>
    <w:rsid w:val="00A33AD0"/>
    <w:rsid w:val="00A40829"/>
    <w:rsid w:val="00A5592B"/>
    <w:rsid w:val="00A56086"/>
    <w:rsid w:val="00A60E41"/>
    <w:rsid w:val="00A6691C"/>
    <w:rsid w:val="00A73C49"/>
    <w:rsid w:val="00A75D7E"/>
    <w:rsid w:val="00A77D9C"/>
    <w:rsid w:val="00A8254E"/>
    <w:rsid w:val="00A870C3"/>
    <w:rsid w:val="00A91CEE"/>
    <w:rsid w:val="00A95179"/>
    <w:rsid w:val="00AA198C"/>
    <w:rsid w:val="00AA6137"/>
    <w:rsid w:val="00AB2218"/>
    <w:rsid w:val="00AC018E"/>
    <w:rsid w:val="00AC160E"/>
    <w:rsid w:val="00AC18DE"/>
    <w:rsid w:val="00AC4905"/>
    <w:rsid w:val="00AD32C4"/>
    <w:rsid w:val="00AE077C"/>
    <w:rsid w:val="00AE0B28"/>
    <w:rsid w:val="00AE1A95"/>
    <w:rsid w:val="00AF207F"/>
    <w:rsid w:val="00AF2F1E"/>
    <w:rsid w:val="00AF7D49"/>
    <w:rsid w:val="00B04FF4"/>
    <w:rsid w:val="00B11E91"/>
    <w:rsid w:val="00B248E4"/>
    <w:rsid w:val="00B42D34"/>
    <w:rsid w:val="00B472E8"/>
    <w:rsid w:val="00B55379"/>
    <w:rsid w:val="00B609EF"/>
    <w:rsid w:val="00B73303"/>
    <w:rsid w:val="00B747D7"/>
    <w:rsid w:val="00B750E4"/>
    <w:rsid w:val="00B81664"/>
    <w:rsid w:val="00B926E0"/>
    <w:rsid w:val="00B94893"/>
    <w:rsid w:val="00BB18E1"/>
    <w:rsid w:val="00BB56E2"/>
    <w:rsid w:val="00BD122D"/>
    <w:rsid w:val="00BE72E0"/>
    <w:rsid w:val="00C0007C"/>
    <w:rsid w:val="00C05B37"/>
    <w:rsid w:val="00C13714"/>
    <w:rsid w:val="00C1427A"/>
    <w:rsid w:val="00C16289"/>
    <w:rsid w:val="00C1658A"/>
    <w:rsid w:val="00C23857"/>
    <w:rsid w:val="00C31FA0"/>
    <w:rsid w:val="00C40206"/>
    <w:rsid w:val="00C4091B"/>
    <w:rsid w:val="00C417BB"/>
    <w:rsid w:val="00C42DCC"/>
    <w:rsid w:val="00C77DC7"/>
    <w:rsid w:val="00C82D9E"/>
    <w:rsid w:val="00C9276D"/>
    <w:rsid w:val="00C9613C"/>
    <w:rsid w:val="00C96681"/>
    <w:rsid w:val="00CC2DDC"/>
    <w:rsid w:val="00CD0FB5"/>
    <w:rsid w:val="00CD7285"/>
    <w:rsid w:val="00CE0B81"/>
    <w:rsid w:val="00CE0CC3"/>
    <w:rsid w:val="00CF108F"/>
    <w:rsid w:val="00CF4F50"/>
    <w:rsid w:val="00D02C23"/>
    <w:rsid w:val="00D05CD7"/>
    <w:rsid w:val="00D06A04"/>
    <w:rsid w:val="00D129B1"/>
    <w:rsid w:val="00D2475E"/>
    <w:rsid w:val="00D31DE5"/>
    <w:rsid w:val="00D441EE"/>
    <w:rsid w:val="00D574B6"/>
    <w:rsid w:val="00D758D4"/>
    <w:rsid w:val="00D77354"/>
    <w:rsid w:val="00D9201B"/>
    <w:rsid w:val="00DA15E9"/>
    <w:rsid w:val="00DA4AC9"/>
    <w:rsid w:val="00DC7E3D"/>
    <w:rsid w:val="00DD1270"/>
    <w:rsid w:val="00DD3CF0"/>
    <w:rsid w:val="00DE23FE"/>
    <w:rsid w:val="00DF47F1"/>
    <w:rsid w:val="00DF515D"/>
    <w:rsid w:val="00E2560F"/>
    <w:rsid w:val="00E26D65"/>
    <w:rsid w:val="00E46991"/>
    <w:rsid w:val="00E5148E"/>
    <w:rsid w:val="00E52C4C"/>
    <w:rsid w:val="00E60A0B"/>
    <w:rsid w:val="00E77B4C"/>
    <w:rsid w:val="00E81440"/>
    <w:rsid w:val="00EB35C5"/>
    <w:rsid w:val="00EB364F"/>
    <w:rsid w:val="00EB645A"/>
    <w:rsid w:val="00EC1BF6"/>
    <w:rsid w:val="00EE1F0A"/>
    <w:rsid w:val="00EE6806"/>
    <w:rsid w:val="00EF0222"/>
    <w:rsid w:val="00F062B3"/>
    <w:rsid w:val="00F2385B"/>
    <w:rsid w:val="00F4302E"/>
    <w:rsid w:val="00F45024"/>
    <w:rsid w:val="00F62683"/>
    <w:rsid w:val="00F6281E"/>
    <w:rsid w:val="00F6756F"/>
    <w:rsid w:val="00F67B8C"/>
    <w:rsid w:val="00F76BE0"/>
    <w:rsid w:val="00F8516E"/>
    <w:rsid w:val="00F85F3B"/>
    <w:rsid w:val="00F94975"/>
    <w:rsid w:val="00FA2E15"/>
    <w:rsid w:val="00FC036D"/>
    <w:rsid w:val="00FC471D"/>
    <w:rsid w:val="00FC54DB"/>
    <w:rsid w:val="00FC62C3"/>
    <w:rsid w:val="00FD0354"/>
    <w:rsid w:val="00FD26C4"/>
    <w:rsid w:val="00FE2EBB"/>
    <w:rsid w:val="00FE7A21"/>
    <w:rsid w:val="00FF4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2279"/>
  <w15:docId w15:val="{80384669-3EED-4162-9D13-F722605B8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638"/>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FA2E15"/>
    <w:pPr>
      <w:spacing w:after="0" w:line="240" w:lineRule="auto"/>
    </w:pPr>
    <w:rPr>
      <w:sz w:val="20"/>
      <w:szCs w:val="20"/>
    </w:rPr>
  </w:style>
  <w:style w:type="character" w:customStyle="1" w:styleId="TextonotapieCar">
    <w:name w:val="Texto nota pie Car"/>
    <w:link w:val="Textonotapie"/>
    <w:uiPriority w:val="99"/>
    <w:semiHidden/>
    <w:rsid w:val="00FA2E15"/>
    <w:rPr>
      <w:sz w:val="20"/>
      <w:szCs w:val="20"/>
    </w:rPr>
  </w:style>
  <w:style w:type="character" w:styleId="Refdenotaalpie">
    <w:name w:val="footnote reference"/>
    <w:uiPriority w:val="99"/>
    <w:semiHidden/>
    <w:unhideWhenUsed/>
    <w:rsid w:val="00FA2E15"/>
    <w:rPr>
      <w:vertAlign w:val="superscript"/>
    </w:rPr>
  </w:style>
  <w:style w:type="character" w:styleId="Textodelmarcadordeposicin">
    <w:name w:val="Placeholder Text"/>
    <w:uiPriority w:val="99"/>
    <w:semiHidden/>
    <w:rsid w:val="008757E9"/>
    <w:rPr>
      <w:color w:val="808080"/>
    </w:rPr>
  </w:style>
  <w:style w:type="paragraph" w:styleId="Prrafodelista">
    <w:name w:val="List Paragraph"/>
    <w:basedOn w:val="Normal"/>
    <w:uiPriority w:val="34"/>
    <w:qFormat/>
    <w:rsid w:val="004C6499"/>
    <w:pPr>
      <w:ind w:left="720"/>
      <w:contextualSpacing/>
    </w:pPr>
  </w:style>
  <w:style w:type="character" w:styleId="Hipervnculo">
    <w:name w:val="Hyperlink"/>
    <w:uiPriority w:val="99"/>
    <w:unhideWhenUsed/>
    <w:rsid w:val="00056C78"/>
    <w:rPr>
      <w:color w:val="0000FF"/>
      <w:u w:val="single"/>
    </w:rPr>
  </w:style>
  <w:style w:type="character" w:styleId="Refdecomentario">
    <w:name w:val="annotation reference"/>
    <w:uiPriority w:val="99"/>
    <w:semiHidden/>
    <w:unhideWhenUsed/>
    <w:rsid w:val="00C23857"/>
    <w:rPr>
      <w:sz w:val="16"/>
      <w:szCs w:val="16"/>
    </w:rPr>
  </w:style>
  <w:style w:type="paragraph" w:styleId="Textocomentario">
    <w:name w:val="annotation text"/>
    <w:basedOn w:val="Normal"/>
    <w:link w:val="TextocomentarioCar"/>
    <w:uiPriority w:val="99"/>
    <w:semiHidden/>
    <w:unhideWhenUsed/>
    <w:rsid w:val="00C23857"/>
    <w:pPr>
      <w:spacing w:line="240" w:lineRule="auto"/>
    </w:pPr>
    <w:rPr>
      <w:sz w:val="20"/>
      <w:szCs w:val="20"/>
    </w:rPr>
  </w:style>
  <w:style w:type="character" w:customStyle="1" w:styleId="TextocomentarioCar">
    <w:name w:val="Texto comentario Car"/>
    <w:link w:val="Textocomentario"/>
    <w:uiPriority w:val="99"/>
    <w:semiHidden/>
    <w:rsid w:val="00C23857"/>
    <w:rPr>
      <w:sz w:val="20"/>
      <w:szCs w:val="20"/>
    </w:rPr>
  </w:style>
  <w:style w:type="paragraph" w:styleId="Asuntodelcomentario">
    <w:name w:val="annotation subject"/>
    <w:basedOn w:val="Textocomentario"/>
    <w:next w:val="Textocomentario"/>
    <w:link w:val="AsuntodelcomentarioCar"/>
    <w:uiPriority w:val="99"/>
    <w:semiHidden/>
    <w:unhideWhenUsed/>
    <w:rsid w:val="00C23857"/>
    <w:rPr>
      <w:b/>
      <w:bCs/>
    </w:rPr>
  </w:style>
  <w:style w:type="character" w:customStyle="1" w:styleId="AsuntodelcomentarioCar">
    <w:name w:val="Asunto del comentario Car"/>
    <w:link w:val="Asuntodelcomentario"/>
    <w:uiPriority w:val="99"/>
    <w:semiHidden/>
    <w:rsid w:val="00C23857"/>
    <w:rPr>
      <w:b/>
      <w:bCs/>
      <w:sz w:val="20"/>
      <w:szCs w:val="20"/>
    </w:rPr>
  </w:style>
  <w:style w:type="paragraph" w:styleId="Textodeglobo">
    <w:name w:val="Balloon Text"/>
    <w:basedOn w:val="Normal"/>
    <w:link w:val="TextodegloboCar"/>
    <w:uiPriority w:val="99"/>
    <w:semiHidden/>
    <w:unhideWhenUsed/>
    <w:rsid w:val="00C23857"/>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C23857"/>
    <w:rPr>
      <w:rFonts w:ascii="Segoe UI" w:hAnsi="Segoe UI" w:cs="Segoe UI"/>
      <w:sz w:val="18"/>
      <w:szCs w:val="18"/>
    </w:rPr>
  </w:style>
  <w:style w:type="paragraph" w:styleId="Encabezado">
    <w:name w:val="header"/>
    <w:basedOn w:val="Normal"/>
    <w:link w:val="EncabezadoCar"/>
    <w:uiPriority w:val="99"/>
    <w:unhideWhenUsed/>
    <w:rsid w:val="000B48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48DE"/>
  </w:style>
  <w:style w:type="paragraph" w:styleId="Piedepgina">
    <w:name w:val="footer"/>
    <w:basedOn w:val="Normal"/>
    <w:link w:val="PiedepginaCar"/>
    <w:uiPriority w:val="99"/>
    <w:unhideWhenUsed/>
    <w:rsid w:val="000B48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48DE"/>
  </w:style>
  <w:style w:type="paragraph" w:styleId="Revisin">
    <w:name w:val="Revision"/>
    <w:hidden/>
    <w:uiPriority w:val="99"/>
    <w:semiHidden/>
    <w:rsid w:val="0074340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294203">
      <w:bodyDiv w:val="1"/>
      <w:marLeft w:val="0"/>
      <w:marRight w:val="0"/>
      <w:marTop w:val="0"/>
      <w:marBottom w:val="0"/>
      <w:divBdr>
        <w:top w:val="none" w:sz="0" w:space="0" w:color="auto"/>
        <w:left w:val="none" w:sz="0" w:space="0" w:color="auto"/>
        <w:bottom w:val="none" w:sz="0" w:space="0" w:color="auto"/>
        <w:right w:val="none" w:sz="0" w:space="0" w:color="auto"/>
      </w:divBdr>
    </w:div>
    <w:div w:id="1310865986">
      <w:bodyDiv w:val="1"/>
      <w:marLeft w:val="0"/>
      <w:marRight w:val="0"/>
      <w:marTop w:val="0"/>
      <w:marBottom w:val="0"/>
      <w:divBdr>
        <w:top w:val="none" w:sz="0" w:space="0" w:color="auto"/>
        <w:left w:val="none" w:sz="0" w:space="0" w:color="auto"/>
        <w:bottom w:val="none" w:sz="0" w:space="0" w:color="auto"/>
        <w:right w:val="none" w:sz="0" w:space="0" w:color="auto"/>
      </w:divBdr>
    </w:div>
    <w:div w:id="1809280825">
      <w:bodyDiv w:val="1"/>
      <w:marLeft w:val="0"/>
      <w:marRight w:val="0"/>
      <w:marTop w:val="0"/>
      <w:marBottom w:val="0"/>
      <w:divBdr>
        <w:top w:val="none" w:sz="0" w:space="0" w:color="auto"/>
        <w:left w:val="none" w:sz="0" w:space="0" w:color="auto"/>
        <w:bottom w:val="none" w:sz="0" w:space="0" w:color="auto"/>
        <w:right w:val="none" w:sz="0" w:space="0" w:color="auto"/>
      </w:divBdr>
      <w:divsChild>
        <w:div w:id="40785438">
          <w:marLeft w:val="0"/>
          <w:marRight w:val="0"/>
          <w:marTop w:val="0"/>
          <w:marBottom w:val="0"/>
          <w:divBdr>
            <w:top w:val="none" w:sz="0" w:space="0" w:color="auto"/>
            <w:left w:val="none" w:sz="0" w:space="0" w:color="auto"/>
            <w:bottom w:val="none" w:sz="0" w:space="0" w:color="auto"/>
            <w:right w:val="none" w:sz="0" w:space="0" w:color="auto"/>
          </w:divBdr>
          <w:divsChild>
            <w:div w:id="1502699907">
              <w:marLeft w:val="0"/>
              <w:marRight w:val="0"/>
              <w:marTop w:val="0"/>
              <w:marBottom w:val="0"/>
              <w:divBdr>
                <w:top w:val="none" w:sz="0" w:space="0" w:color="auto"/>
                <w:left w:val="none" w:sz="0" w:space="0" w:color="auto"/>
                <w:bottom w:val="none" w:sz="0" w:space="0" w:color="auto"/>
                <w:right w:val="none" w:sz="0" w:space="0" w:color="auto"/>
              </w:divBdr>
              <w:divsChild>
                <w:div w:id="316109556">
                  <w:marLeft w:val="0"/>
                  <w:marRight w:val="0"/>
                  <w:marTop w:val="0"/>
                  <w:marBottom w:val="0"/>
                  <w:divBdr>
                    <w:top w:val="none" w:sz="0" w:space="0" w:color="auto"/>
                    <w:left w:val="none" w:sz="0" w:space="0" w:color="auto"/>
                    <w:bottom w:val="none" w:sz="0" w:space="0" w:color="auto"/>
                    <w:right w:val="none" w:sz="0" w:space="0" w:color="auto"/>
                  </w:divBdr>
                </w:div>
                <w:div w:id="8385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15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0304-3932(03)00032-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bs.hesmac.2016.04.0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bs.hesmac.2016.03.00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16/j.jeconom.2005.01.011" TargetMode="External"/><Relationship Id="rId4" Type="http://schemas.openxmlformats.org/officeDocument/2006/relationships/settings" Target="settings.xml"/><Relationship Id="rId9" Type="http://schemas.openxmlformats.org/officeDocument/2006/relationships/hyperlink" Target="https://doi.org/10.1016/j.jfineco.2021.03.011"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B4478-6222-4067-AEDB-DFBD6326D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16</Pages>
  <Words>6275</Words>
  <Characters>35770</Characters>
  <Application>Microsoft Office Word</Application>
  <DocSecurity>0</DocSecurity>
  <Lines>298</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UCM</Company>
  <LinksUpToDate>false</LinksUpToDate>
  <CharactersWithSpaces>41962</CharactersWithSpaces>
  <SharedDoc>false</SharedDoc>
  <HLinks>
    <vt:vector size="30" baseType="variant">
      <vt:variant>
        <vt:i4>1900626</vt:i4>
      </vt:variant>
      <vt:variant>
        <vt:i4>378</vt:i4>
      </vt:variant>
      <vt:variant>
        <vt:i4>0</vt:i4>
      </vt:variant>
      <vt:variant>
        <vt:i4>5</vt:i4>
      </vt:variant>
      <vt:variant>
        <vt:lpwstr>https://doi.org/10.1016/bs.hesmac.2016.04.002</vt:lpwstr>
      </vt:variant>
      <vt:variant>
        <vt:lpwstr/>
      </vt:variant>
      <vt:variant>
        <vt:i4>1900629</vt:i4>
      </vt:variant>
      <vt:variant>
        <vt:i4>375</vt:i4>
      </vt:variant>
      <vt:variant>
        <vt:i4>0</vt:i4>
      </vt:variant>
      <vt:variant>
        <vt:i4>5</vt:i4>
      </vt:variant>
      <vt:variant>
        <vt:lpwstr>https://doi.org/10.1016/bs.hesmac.2016.03.003</vt:lpwstr>
      </vt:variant>
      <vt:variant>
        <vt:lpwstr/>
      </vt:variant>
      <vt:variant>
        <vt:i4>6094865</vt:i4>
      </vt:variant>
      <vt:variant>
        <vt:i4>372</vt:i4>
      </vt:variant>
      <vt:variant>
        <vt:i4>0</vt:i4>
      </vt:variant>
      <vt:variant>
        <vt:i4>5</vt:i4>
      </vt:variant>
      <vt:variant>
        <vt:lpwstr>https://doi.org/10.1016/j.jeconom.2005.01.011</vt:lpwstr>
      </vt:variant>
      <vt:variant>
        <vt:lpwstr/>
      </vt:variant>
      <vt:variant>
        <vt:i4>5701650</vt:i4>
      </vt:variant>
      <vt:variant>
        <vt:i4>369</vt:i4>
      </vt:variant>
      <vt:variant>
        <vt:i4>0</vt:i4>
      </vt:variant>
      <vt:variant>
        <vt:i4>5</vt:i4>
      </vt:variant>
      <vt:variant>
        <vt:lpwstr>https://doi.org/10.1016/j.jfineco.2021.03.011</vt:lpwstr>
      </vt:variant>
      <vt:variant>
        <vt:lpwstr/>
      </vt:variant>
      <vt:variant>
        <vt:i4>196609</vt:i4>
      </vt:variant>
      <vt:variant>
        <vt:i4>366</vt:i4>
      </vt:variant>
      <vt:variant>
        <vt:i4>0</vt:i4>
      </vt:variant>
      <vt:variant>
        <vt:i4>5</vt:i4>
      </vt:variant>
      <vt:variant>
        <vt:lpwstr>https://doi.org/10.1016/S0304-3932(03)00032-1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Italo Fidel López Guerrero</cp:lastModifiedBy>
  <cp:revision>128</cp:revision>
  <cp:lastPrinted>2022-05-08T00:52:00Z</cp:lastPrinted>
  <dcterms:created xsi:type="dcterms:W3CDTF">2022-07-08T00:25:00Z</dcterms:created>
  <dcterms:modified xsi:type="dcterms:W3CDTF">2022-07-09T23:35:00Z</dcterms:modified>
</cp:coreProperties>
</file>